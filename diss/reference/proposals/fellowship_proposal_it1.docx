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7AB52" w14:textId="77777777" w:rsidR="00712309" w:rsidRPr="00E93DF3" w:rsidRDefault="00801140">
      <w:pPr>
        <w:rPr>
          <w:rFonts w:ascii="Times New Roman" w:hAnsi="Times New Roman" w:cs="Times New Roman"/>
        </w:rPr>
      </w:pPr>
      <w:bookmarkStart w:id="0" w:name="header"/>
      <w:bookmarkStart w:id="1" w:name="content"/>
      <w:bookmarkEnd w:id="0"/>
      <w:r w:rsidRPr="00801140">
        <w:rPr>
          <w:rFonts w:ascii="Times New Roman" w:hAnsi="Times New Roman" w:cs="Times New Roman"/>
          <w:noProof/>
        </w:rPr>
        <w:pict w14:anchorId="13AB2BB8">
          <v:rect id="_x0000_i1029" alt="" style="width:468pt;height:.05pt;mso-width-percent:0;mso-height-percent:0;mso-width-percent:0;mso-height-percent:0" o:hralign="center" o:hrstd="t" o:hr="t"/>
        </w:pict>
      </w:r>
    </w:p>
    <w:p w14:paraId="189426C2" w14:textId="77777777" w:rsidR="00712309" w:rsidRPr="00E93DF3" w:rsidRDefault="00000000">
      <w:pPr>
        <w:pStyle w:val="FirstParagraph"/>
        <w:rPr>
          <w:rFonts w:ascii="Times New Roman" w:hAnsi="Times New Roman" w:cs="Times New Roman"/>
        </w:rPr>
      </w:pPr>
      <w:r w:rsidRPr="00E93DF3">
        <w:rPr>
          <w:rFonts w:ascii="Times New Roman" w:hAnsi="Times New Roman" w:cs="Times New Roman"/>
        </w:rPr>
        <w:t>layout: chapter title: "Chapter 1: Introduction, Context, and Literature Review" subtitle: "Establishing Pre-Pandemic Baseline and Theoretical Framework" chapter_number: 1 permalink: /chapters/chapter-1-draft/ next_chapter: "/chapters/chapter-2-macroscopic-outline/" related_evidence: - comment - submission date: 2025-10-11</w:t>
      </w:r>
    </w:p>
    <w:p w14:paraId="069F9C46" w14:textId="77777777" w:rsidR="00712309" w:rsidRPr="00E93DF3" w:rsidRDefault="00801140">
      <w:pPr>
        <w:rPr>
          <w:rFonts w:ascii="Times New Roman" w:hAnsi="Times New Roman" w:cs="Times New Roman"/>
        </w:rPr>
      </w:pPr>
      <w:r w:rsidRPr="00801140">
        <w:rPr>
          <w:rFonts w:ascii="Times New Roman" w:hAnsi="Times New Roman" w:cs="Times New Roman"/>
          <w:noProof/>
        </w:rPr>
        <w:pict w14:anchorId="786F446E">
          <v:rect id="_x0000_i1028" alt="" style="width:468pt;height:.05pt;mso-width-percent:0;mso-height-percent:0;mso-width-percent:0;mso-height-percent:0" o:hralign="center" o:hrstd="t" o:hr="t"/>
        </w:pict>
      </w:r>
    </w:p>
    <w:p w14:paraId="343ADAF5" w14:textId="77777777" w:rsidR="00712309" w:rsidRPr="00E93DF3" w:rsidRDefault="00000000">
      <w:pPr>
        <w:pStyle w:val="Heading1"/>
        <w:rPr>
          <w:rFonts w:ascii="Times New Roman" w:hAnsi="Times New Roman" w:cs="Times New Roman"/>
        </w:rPr>
      </w:pPr>
      <w:bookmarkStart w:id="2" w:name="Xba776e95c8f0440c5bb837793ef5c80768aa6a6"/>
      <w:r w:rsidRPr="00E93DF3">
        <w:rPr>
          <w:rFonts w:ascii="Times New Roman" w:hAnsi="Times New Roman" w:cs="Times New Roman"/>
        </w:rPr>
        <w:t>Chapter 1: Introduction, Context, and Literature Review (Draft)</w:t>
      </w:r>
    </w:p>
    <w:p w14:paraId="50EEC551" w14:textId="77777777" w:rsidR="00712309" w:rsidRPr="00E93DF3" w:rsidRDefault="00000000">
      <w:pPr>
        <w:pStyle w:val="Heading2"/>
        <w:rPr>
          <w:rFonts w:ascii="Times New Roman" w:hAnsi="Times New Roman" w:cs="Times New Roman"/>
        </w:rPr>
      </w:pPr>
      <w:bookmarkStart w:id="3" w:name="X528b10915c8df78d06d25cd9f7bc8d5eb17b051"/>
      <w:r w:rsidRPr="00E93DF3">
        <w:rPr>
          <w:rFonts w:ascii="Times New Roman" w:hAnsi="Times New Roman" w:cs="Times New Roman"/>
        </w:rPr>
        <w:t>Student Support Networks in Digital Educational Spaces</w:t>
      </w:r>
    </w:p>
    <w:p w14:paraId="731485DF" w14:textId="77777777" w:rsidR="00712309" w:rsidRPr="00E93DF3" w:rsidRDefault="00000000">
      <w:pPr>
        <w:pStyle w:val="Heading3"/>
        <w:rPr>
          <w:rFonts w:ascii="Times New Roman" w:hAnsi="Times New Roman" w:cs="Times New Roman"/>
        </w:rPr>
      </w:pPr>
      <w:bookmarkStart w:id="4" w:name="X424cbb8a7a5925f2e9b3cdbf746adf8ff711cd4"/>
      <w:r w:rsidRPr="00E93DF3">
        <w:rPr>
          <w:rFonts w:ascii="Times New Roman" w:hAnsi="Times New Roman" w:cs="Times New Roman"/>
        </w:rPr>
        <w:t>1.1 Introduction: The March 2020 Transition (2,500 words)</w:t>
      </w:r>
    </w:p>
    <w:p w14:paraId="7560A6DB" w14:textId="77777777" w:rsidR="00712309" w:rsidRPr="00E93DF3" w:rsidRDefault="00000000">
      <w:pPr>
        <w:pStyle w:val="Heading4"/>
        <w:rPr>
          <w:rFonts w:ascii="Times New Roman" w:hAnsi="Times New Roman" w:cs="Times New Roman"/>
        </w:rPr>
      </w:pPr>
      <w:bookmarkStart w:id="5" w:name="activity-patterns-and-community-response"/>
      <w:r w:rsidRPr="00E93DF3">
        <w:rPr>
          <w:rFonts w:ascii="Times New Roman" w:hAnsi="Times New Roman" w:cs="Times New Roman"/>
        </w:rPr>
        <w:t>1.1.1 Activity Patterns and Community Response</w:t>
      </w:r>
    </w:p>
    <w:p w14:paraId="17EE2083" w14:textId="77777777" w:rsidR="00712309" w:rsidRPr="00E93DF3" w:rsidRDefault="00000000">
      <w:pPr>
        <w:pStyle w:val="FirstParagraph"/>
        <w:rPr>
          <w:rFonts w:ascii="Times New Roman" w:hAnsi="Times New Roman" w:cs="Times New Roman"/>
        </w:rPr>
      </w:pPr>
      <w:r w:rsidRPr="00E93DF3">
        <w:rPr>
          <w:rFonts w:ascii="Times New Roman" w:hAnsi="Times New Roman" w:cs="Times New Roman"/>
        </w:rPr>
        <w:t>Since the shift to emergency remote learning in March 2020, digital platforms like Reddit have gained significant traction in the social and academic lives of CUNY college students. These networks emerged as more than mere discussion forums; they developed into dialogic lifelines for students grappling with a global health crisis during what Steve Brier and Michael Fabricant have called "austerity blues" (2016). Despite their potential as vital support systems, institutional awareness of these platforms and their role in student life has been touch and go at best, with the overwhelming majority of colleges and universities omitting them from their official communication and support strategies.</w:t>
      </w:r>
    </w:p>
    <w:p w14:paraId="25620C4C" w14:textId="04CE172E" w:rsidR="00712309" w:rsidRPr="00E93DF3" w:rsidRDefault="00000000">
      <w:pPr>
        <w:pStyle w:val="BodyText"/>
        <w:rPr>
          <w:rFonts w:ascii="Times New Roman" w:hAnsi="Times New Roman" w:cs="Times New Roman"/>
        </w:rPr>
      </w:pPr>
      <w:r w:rsidRPr="00E93DF3">
        <w:rPr>
          <w:rFonts w:ascii="Times New Roman" w:hAnsi="Times New Roman" w:cs="Times New Roman"/>
        </w:rPr>
        <w:t>In March 2020, activity across CUNY's Reddit communities surged by 290%. Students who participated on Reddit increased their posting dramatically, ballooning from 929 posts in r/CUNY pre‑pandemic (2011–March 2020) to 91,505 posts post‑pandemic (March 2020–December 2024). This surge in activity reveals patterns of peer‑to‑peer support that operate outside institutional channels, with students turning to each other for help with food insecurity, housing crises, financial aid confusion, and mental health struggles. In this way, Reddit provided infrastructure for social coordination and horizontal knowledge sharing, where students helped students navigate bureaucratic systems, pool educational resources, and sponsor institutional literacies at a time when administrative offices were otherwise shuttered.</w:t>
      </w:r>
    </w:p>
    <w:p w14:paraId="3D7E76C2"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A post from February 12, 2020 illustrates these patterns weeks before COVID‑19 reached New York, in which a Queens College computer science student described classes as "over maximum capacity," adjuncts earned "\$20k–25k annually"</w:t>
      </w:r>
      <w:hyperlink r:id="rId5" w:anchor=":~:text=The%20starting%20pay%20for%20CUNY,faculty%20should%20not%20be%20tolerated">
        <w:r w:rsidRPr="00E93DF3">
          <w:rPr>
            <w:rStyle w:val="Hyperlink"/>
            <w:rFonts w:ascii="Times New Roman" w:hAnsi="Times New Roman" w:cs="Times New Roman"/>
          </w:rPr>
          <w:t>[1]</w:t>
        </w:r>
      </w:hyperlink>
      <w:r w:rsidRPr="00E93DF3">
        <w:rPr>
          <w:rFonts w:ascii="Times New Roman" w:hAnsi="Times New Roman" w:cs="Times New Roman"/>
        </w:rPr>
        <w:t xml:space="preserve"> as their students turned to Chegg servers and ePermit workarounds when institutional resources proved inadequate. The student detailed overcrowded classes, underpaid instructors, and systematic reliance on third‑party platforms, a harbinger of an intensifying crisis and evidence of accumulated effects from long‑lasting austerity conditions.</w:t>
      </w:r>
    </w:p>
    <w:p w14:paraId="3355CA3E" w14:textId="77777777" w:rsidR="00AF715B" w:rsidRDefault="00AF715B" w:rsidP="00AF715B">
      <w:pPr>
        <w:pStyle w:val="NormalWeb"/>
        <w:rPr>
          <w:ins w:id="6" w:author="Zach Muhlbauer" w:date="2026-01-05T23:24:00Z" w16du:dateUtc="2026-01-06T04:24:00Z"/>
        </w:rPr>
      </w:pPr>
      <w:ins w:id="7" w:author="Zach Muhlbauer" w:date="2026-01-05T23:24:00Z" w16du:dateUtc="2026-01-06T04:24:00Z">
        <w:r>
          <w:t xml:space="preserve">This dissertation treats March 2020 as an inflection point that rendered visible two interconnected dynamics. First, it shows how the pandemic intensified student reliance on digital peer networks as crisis conditions amplified demand for support operating outside institutional </w:t>
        </w:r>
        <w:r>
          <w:lastRenderedPageBreak/>
          <w:t>channels. The 290% activity surge signals more than increased posting frequency. It marks a shift in how digitally engaged students organized collective knowledge, coordinated mutual aid, and assembled survival infrastructure once official systems failed to meet emergent needs. Second, the project traces how decades of disinvestment in CUNY produced compound vulnerabilities well before the pandemic. Overcrowded classes, underpaid adjunct labor, inadequate financial aid, and decaying physical infrastructure generated overlapping crises that students navigated individually until March 2020 consolidated those experiences into shared, legible patterns.</w:t>
        </w:r>
      </w:ins>
    </w:p>
    <w:p w14:paraId="7D3C7D38" w14:textId="77777777" w:rsidR="00AF715B" w:rsidRDefault="00AF715B" w:rsidP="00AF715B">
      <w:pPr>
        <w:pStyle w:val="NormalWeb"/>
        <w:rPr>
          <w:ins w:id="8" w:author="Zach Muhlbauer" w:date="2026-01-05T23:24:00Z" w16du:dateUtc="2026-01-06T04:24:00Z"/>
        </w:rPr>
      </w:pPr>
      <w:ins w:id="9" w:author="Zach Muhlbauer" w:date="2026-01-05T23:24:00Z" w16du:dateUtc="2026-01-06T04:24:00Z">
        <w:r>
          <w:t>Reddit is the platform where these dynamics become hyper-visible, with 273,702 posts across eight CUNY-affiliated subreddits spanning 2011–2025. Drawing on danah boyd’s account of networked publics, this study attends to how the platform’s affordances structure visibility itself. As boyd argues, networked environments are defined by “persistence, searchability, replicability, and invisible audiences,” conditions that fundamentally reshape how social experiences circulate and endure (boyd 2010). Within CUNY subreddits, these affordances enabled students to document struggles that rarely surfaced in campus interactions, producing a searchable archive of institutional breakdowns alongside vernacular strategies for navigating them.</w:t>
        </w:r>
      </w:ins>
    </w:p>
    <w:p w14:paraId="379EBE54" w14:textId="7892D081" w:rsidR="00712309" w:rsidRPr="00E93DF3" w:rsidDel="00AF715B" w:rsidRDefault="00000000">
      <w:pPr>
        <w:pStyle w:val="BodyText"/>
        <w:rPr>
          <w:del w:id="10" w:author="Zach Muhlbauer" w:date="2026-01-05T23:24:00Z" w16du:dateUtc="2026-01-06T04:24:00Z"/>
          <w:rFonts w:ascii="Times New Roman" w:hAnsi="Times New Roman" w:cs="Times New Roman"/>
        </w:rPr>
      </w:pPr>
      <w:del w:id="11" w:author="Zach Muhlbauer" w:date="2026-01-05T23:24:00Z" w16du:dateUtc="2026-01-06T04:24:00Z">
        <w:r w:rsidRPr="00E93DF3" w:rsidDel="00AF715B">
          <w:rPr>
            <w:rFonts w:ascii="Times New Roman" w:hAnsi="Times New Roman" w:cs="Times New Roman"/>
          </w:rPr>
          <w:delText xml:space="preserve">This dissertation treats March 2020 as an inflection point that made visible two interconnected dynamics. First, I examine how the pandemic intensified student reliance on digital peer networks as crisis heightened demand for support operating outside institutional channels. The 290% activity surge reveals more than increased posting. It shows fundamental shifts in how digitally‑engaged students organized collective knowledge, coordinated mutual aid, and constructed survival infrastructure when official systems proved inadequate. Second, I trace how decades of disinvestment in CUNY created compound vulnerabilities long before the pandemic. Overcrowded classes, underpaid adjuncts, inadequate financial aid, and decaying infrastructure produced overlapping crises that students navigated individually until March 2020 made their experiences a matter of collective visibility. Reddit </w:delText>
        </w:r>
      </w:del>
      <w:del w:id="12" w:author="Zach Muhlbauer" w:date="2026-01-05T23:18:00Z" w16du:dateUtc="2026-01-06T04:18:00Z">
        <w:r w:rsidRPr="00E93DF3" w:rsidDel="00AF715B">
          <w:rPr>
            <w:rFonts w:ascii="Times New Roman" w:hAnsi="Times New Roman" w:cs="Times New Roman"/>
          </w:rPr>
          <w:delText xml:space="preserve">functions </w:delText>
        </w:r>
      </w:del>
      <w:del w:id="13" w:author="Zach Muhlbauer" w:date="2026-01-05T23:24:00Z" w16du:dateUtc="2026-01-06T04:24:00Z">
        <w:r w:rsidRPr="00E93DF3" w:rsidDel="00AF715B">
          <w:rPr>
            <w:rFonts w:ascii="Times New Roman" w:hAnsi="Times New Roman" w:cs="Times New Roman"/>
          </w:rPr>
          <w:delText>as the platform where these dynamics bec</w:delText>
        </w:r>
      </w:del>
      <w:del w:id="14" w:author="Zach Muhlbauer" w:date="2026-01-05T23:19:00Z" w16du:dateUtc="2026-01-06T04:19:00Z">
        <w:r w:rsidRPr="00E93DF3" w:rsidDel="00AF715B">
          <w:rPr>
            <w:rFonts w:ascii="Times New Roman" w:hAnsi="Times New Roman" w:cs="Times New Roman"/>
          </w:rPr>
          <w:delText>a</w:delText>
        </w:r>
      </w:del>
      <w:del w:id="15" w:author="Zach Muhlbauer" w:date="2026-01-05T23:24:00Z" w16du:dateUtc="2026-01-06T04:24:00Z">
        <w:r w:rsidRPr="00E93DF3" w:rsidDel="00AF715B">
          <w:rPr>
            <w:rFonts w:ascii="Times New Roman" w:hAnsi="Times New Roman" w:cs="Times New Roman"/>
          </w:rPr>
          <w:delText>me hyper‑visible</w:delText>
        </w:r>
      </w:del>
      <w:del w:id="16" w:author="Zach Muhlbauer" w:date="2026-01-05T23:19:00Z" w16du:dateUtc="2026-01-06T04:19:00Z">
        <w:r w:rsidRPr="00E93DF3" w:rsidDel="00AF715B">
          <w:rPr>
            <w:rFonts w:ascii="Times New Roman" w:hAnsi="Times New Roman" w:cs="Times New Roman"/>
          </w:rPr>
          <w:delText xml:space="preserve"> through </w:delText>
        </w:r>
      </w:del>
      <w:del w:id="17" w:author="Zach Muhlbauer" w:date="2026-01-05T23:24:00Z" w16du:dateUtc="2026-01-06T04:24:00Z">
        <w:r w:rsidRPr="00E93DF3" w:rsidDel="00AF715B">
          <w:rPr>
            <w:rFonts w:ascii="Times New Roman" w:hAnsi="Times New Roman" w:cs="Times New Roman"/>
          </w:rPr>
          <w:delText xml:space="preserve">273,702 posts across eight CUNY subreddit communities spanning 2011–2025. </w:delText>
        </w:r>
      </w:del>
      <w:del w:id="18" w:author="Zach Muhlbauer" w:date="2026-01-05T23:17:00Z" w16du:dateUtc="2026-01-06T04:17:00Z">
        <w:r w:rsidRPr="00E93DF3" w:rsidDel="00AF715B">
          <w:rPr>
            <w:rFonts w:ascii="Times New Roman" w:hAnsi="Times New Roman" w:cs="Times New Roman"/>
          </w:rPr>
          <w:delText>T</w:delText>
        </w:r>
      </w:del>
      <w:del w:id="19" w:author="Zach Muhlbauer" w:date="2026-01-05T23:24:00Z" w16du:dateUtc="2026-01-06T04:24:00Z">
        <w:r w:rsidRPr="00E93DF3" w:rsidDel="00AF715B">
          <w:rPr>
            <w:rFonts w:ascii="Times New Roman" w:hAnsi="Times New Roman" w:cs="Times New Roman"/>
          </w:rPr>
          <w:delText>he platform's affordance</w:delText>
        </w:r>
      </w:del>
      <w:del w:id="20" w:author="Zach Muhlbauer" w:date="2026-01-05T23:20:00Z" w16du:dateUtc="2026-01-06T04:20:00Z">
        <w:r w:rsidRPr="00E93DF3" w:rsidDel="00AF715B">
          <w:rPr>
            <w:rFonts w:ascii="Times New Roman" w:hAnsi="Times New Roman" w:cs="Times New Roman"/>
          </w:rPr>
          <w:delText>s</w:delText>
        </w:r>
      </w:del>
      <w:del w:id="21" w:author="Zach Muhlbauer" w:date="2026-01-05T23:18:00Z" w16du:dateUtc="2026-01-06T04:18:00Z">
        <w:r w:rsidRPr="00E93DF3" w:rsidDel="00AF715B">
          <w:rPr>
            <w:rFonts w:ascii="Times New Roman" w:hAnsi="Times New Roman" w:cs="Times New Roman"/>
          </w:rPr>
          <w:delText>—</w:delText>
        </w:r>
      </w:del>
      <w:del w:id="22" w:author="Zach Muhlbauer" w:date="2026-01-05T23:24:00Z" w16du:dateUtc="2026-01-06T04:24:00Z">
        <w:r w:rsidRPr="00E93DF3" w:rsidDel="00AF715B">
          <w:rPr>
            <w:rFonts w:ascii="Times New Roman" w:hAnsi="Times New Roman" w:cs="Times New Roman"/>
          </w:rPr>
          <w:delText>persistence, searchability</w:delText>
        </w:r>
      </w:del>
      <w:del w:id="23" w:author="Zach Muhlbauer" w:date="2026-01-05T23:18:00Z" w16du:dateUtc="2026-01-06T04:18:00Z">
        <w:r w:rsidRPr="00E93DF3" w:rsidDel="00AF715B">
          <w:rPr>
            <w:rFonts w:ascii="Times New Roman" w:hAnsi="Times New Roman" w:cs="Times New Roman"/>
          </w:rPr>
          <w:delText>, and pseudonymity—</w:delText>
        </w:r>
      </w:del>
      <w:del w:id="24" w:author="Zach Muhlbauer" w:date="2026-01-05T23:24:00Z" w16du:dateUtc="2026-01-06T04:24:00Z">
        <w:r w:rsidRPr="00E93DF3" w:rsidDel="00AF715B">
          <w:rPr>
            <w:rFonts w:ascii="Times New Roman" w:hAnsi="Times New Roman" w:cs="Times New Roman"/>
          </w:rPr>
          <w:delText xml:space="preserve">enabled </w:delText>
        </w:r>
      </w:del>
      <w:del w:id="25" w:author="Zach Muhlbauer" w:date="2026-01-05T23:21:00Z" w16du:dateUtc="2026-01-06T04:21:00Z">
        <w:r w:rsidRPr="00E93DF3" w:rsidDel="00AF715B">
          <w:rPr>
            <w:rFonts w:ascii="Times New Roman" w:hAnsi="Times New Roman" w:cs="Times New Roman"/>
          </w:rPr>
          <w:delText>student</w:delText>
        </w:r>
      </w:del>
      <w:del w:id="26" w:author="Zach Muhlbauer" w:date="2026-01-05T23:20:00Z" w16du:dateUtc="2026-01-06T04:20:00Z">
        <w:r w:rsidRPr="00E93DF3" w:rsidDel="00AF715B">
          <w:rPr>
            <w:rFonts w:ascii="Times New Roman" w:hAnsi="Times New Roman" w:cs="Times New Roman"/>
          </w:rPr>
          <w:delText>s</w:delText>
        </w:r>
      </w:del>
      <w:del w:id="27" w:author="Zach Muhlbauer" w:date="2026-01-05T23:24:00Z" w16du:dateUtc="2026-01-06T04:24:00Z">
        <w:r w:rsidRPr="00E93DF3" w:rsidDel="00AF715B">
          <w:rPr>
            <w:rFonts w:ascii="Times New Roman" w:hAnsi="Times New Roman" w:cs="Times New Roman"/>
          </w:rPr>
          <w:delText xml:space="preserve"> to document struggles that remained hidden in campus interactions, creating a searchable archive of institutional challenges and vernacular responses.</w:delText>
        </w:r>
      </w:del>
    </w:p>
    <w:p w14:paraId="5FF86BCA" w14:textId="77777777" w:rsidR="00712309" w:rsidRPr="00E93DF3" w:rsidRDefault="00000000">
      <w:pPr>
        <w:pStyle w:val="Heading4"/>
        <w:rPr>
          <w:rFonts w:ascii="Times New Roman" w:hAnsi="Times New Roman" w:cs="Times New Roman"/>
        </w:rPr>
      </w:pPr>
      <w:bookmarkStart w:id="28" w:name="research-questions"/>
      <w:bookmarkEnd w:id="5"/>
      <w:r w:rsidRPr="00E93DF3">
        <w:rPr>
          <w:rFonts w:ascii="Times New Roman" w:hAnsi="Times New Roman" w:cs="Times New Roman"/>
        </w:rPr>
        <w:t>1.1.2 Research Questions</w:t>
      </w:r>
    </w:p>
    <w:p w14:paraId="1E5BBB19" w14:textId="38B66448" w:rsidR="00AF1EC4" w:rsidRDefault="00AF1EC4" w:rsidP="00AF1EC4">
      <w:pPr>
        <w:pStyle w:val="NormalWeb"/>
        <w:rPr>
          <w:ins w:id="29" w:author="Zach Muhlbauer" w:date="2026-01-05T23:41:00Z" w16du:dateUtc="2026-01-06T04:41:00Z"/>
        </w:rPr>
      </w:pPr>
      <w:ins w:id="30" w:author="Zach Muhlbauer" w:date="2026-01-05T23:41:00Z" w16du:dateUtc="2026-01-06T04:41:00Z">
        <w:r>
          <w:t xml:space="preserve">In the afterlife of the COVID-19 pandemic, students continue to turn to Reddit to meet educational needs that exceed or bypass official university channels. This persistence signals neither novelty nor inertia, but the endurance of peer-built systems that proved necessary before March 2020 and indispensable during it. The pandemic intensified existing gaps between institutional provision and student experience, rendering those gaps legible at scale. What remains after the emergency is not crisis behavior but infrastructure: durable practices of knowledge sharing, coordination, and mutual aid that continue to </w:t>
        </w:r>
      </w:ins>
      <w:ins w:id="31" w:author="Zach Muhlbauer" w:date="2026-01-05T23:42:00Z" w16du:dateUtc="2026-01-06T04:42:00Z">
        <w:r>
          <w:t>evolve</w:t>
        </w:r>
      </w:ins>
      <w:ins w:id="32" w:author="Zach Muhlbauer" w:date="2026-01-05T23:41:00Z" w16du:dateUtc="2026-01-06T04:41:00Z">
        <w:r>
          <w:t xml:space="preserve"> alongside</w:t>
        </w:r>
      </w:ins>
      <w:ins w:id="33" w:author="Zach Muhlbauer" w:date="2026-01-05T23:42:00Z" w16du:dateUtc="2026-01-06T04:42:00Z">
        <w:r>
          <w:t>—</w:t>
        </w:r>
      </w:ins>
      <w:ins w:id="34" w:author="Zach Muhlbauer" w:date="2026-01-05T23:41:00Z" w16du:dateUtc="2026-01-06T04:41:00Z">
        <w:r>
          <w:t xml:space="preserve">and often </w:t>
        </w:r>
      </w:ins>
      <w:ins w:id="35" w:author="Zach Muhlbauer" w:date="2026-01-05T23:42:00Z" w16du:dateUtc="2026-01-06T04:42:00Z">
        <w:r>
          <w:t>in spite of—</w:t>
        </w:r>
      </w:ins>
      <w:ins w:id="36" w:author="Zach Muhlbauer" w:date="2026-01-05T23:41:00Z" w16du:dateUtc="2026-01-06T04:41:00Z">
        <w:r>
          <w:t xml:space="preserve">official </w:t>
        </w:r>
      </w:ins>
      <w:ins w:id="37" w:author="Zach Muhlbauer" w:date="2026-01-05T23:42:00Z" w16du:dateUtc="2026-01-06T04:42:00Z">
        <w:r>
          <w:t xml:space="preserve">college and </w:t>
        </w:r>
      </w:ins>
      <w:ins w:id="38" w:author="Zach Muhlbauer" w:date="2026-01-05T23:41:00Z" w16du:dateUtc="2026-01-06T04:41:00Z">
        <w:r>
          <w:t>university systems.</w:t>
        </w:r>
      </w:ins>
    </w:p>
    <w:p w14:paraId="43AAC0C0" w14:textId="71EAE05B" w:rsidR="00F66BD0" w:rsidDel="006F1E04" w:rsidRDefault="00F861D5" w:rsidP="00F66BD0">
      <w:pPr>
        <w:pStyle w:val="BodyText"/>
        <w:rPr>
          <w:del w:id="39" w:author="Zach Muhlbauer" w:date="2026-01-05T23:41:00Z" w16du:dateUtc="2026-01-06T04:41:00Z"/>
          <w:rFonts w:ascii="Times New Roman" w:eastAsia="Times New Roman" w:hAnsi="Times New Roman" w:cs="Times New Roman"/>
        </w:rPr>
      </w:pPr>
      <w:ins w:id="40" w:author="Zach Muhlbauer" w:date="2026-01-06T00:05:00Z" w16du:dateUtc="2026-01-06T05:05:00Z">
        <w:r w:rsidRPr="00F861D5">
          <w:rPr>
            <w:rFonts w:ascii="Times New Roman" w:eastAsia="Times New Roman" w:hAnsi="Times New Roman" w:cs="Times New Roman"/>
          </w:rPr>
          <w:t>Rather than treating student-run forums as ad hoc supplements or passing moments of collective address, this project treats Reddit as a persistent site of student knowledge production. Across the corpus, the persistence of repeatedly updated registration guides</w:t>
        </w:r>
      </w:ins>
      <w:ins w:id="41" w:author="Zach Muhlbauer" w:date="2026-01-06T00:06:00Z" w16du:dateUtc="2026-01-06T05:06:00Z">
        <w:r>
          <w:rPr>
            <w:rFonts w:ascii="Times New Roman" w:eastAsia="Times New Roman" w:hAnsi="Times New Roman" w:cs="Times New Roman"/>
          </w:rPr>
          <w:t xml:space="preserve">, </w:t>
        </w:r>
        <w:r w:rsidRPr="00F861D5">
          <w:rPr>
            <w:rFonts w:ascii="Times New Roman" w:eastAsia="Times New Roman" w:hAnsi="Times New Roman" w:cs="Times New Roman"/>
          </w:rPr>
          <w:t>financial-aid megathreads</w:t>
        </w:r>
      </w:ins>
      <w:ins w:id="42" w:author="Zach Muhlbauer" w:date="2026-01-06T00:05:00Z" w16du:dateUtc="2026-01-06T05:05:00Z">
        <w:r w:rsidRPr="00F861D5">
          <w:rPr>
            <w:rFonts w:ascii="Times New Roman" w:eastAsia="Times New Roman" w:hAnsi="Times New Roman" w:cs="Times New Roman"/>
          </w:rPr>
          <w:t>, and unresolved facilities complaints indicates a routine misalignment between institutional channels and the temporal, material, and interpretive demands of student life. Attending to these misalignments and the literacy practices they invoke allows the project to ask how students learn the university itself, how that learning circulates publicly, and what institutional conditions make such learning necessary</w:t>
        </w:r>
      </w:ins>
      <w:ins w:id="43" w:author="Zach Muhlbauer" w:date="2026-01-06T00:06:00Z" w16du:dateUtc="2026-01-06T05:06:00Z">
        <w:r>
          <w:rPr>
            <w:rFonts w:ascii="Times New Roman" w:eastAsia="Times New Roman" w:hAnsi="Times New Roman" w:cs="Times New Roman"/>
          </w:rPr>
          <w:t>.</w:t>
        </w:r>
      </w:ins>
      <w:del w:id="44" w:author="Zach Muhlbauer" w:date="2026-01-05T23:41:00Z" w16du:dateUtc="2026-01-06T04:41:00Z">
        <w:r w:rsidR="00F66BD0" w:rsidRPr="00F66BD0" w:rsidDel="00AF1EC4">
          <w:rPr>
            <w:rFonts w:ascii="Times New Roman" w:hAnsi="Times New Roman" w:cs="Times New Roman"/>
            <w:lang w:val="en-US"/>
          </w:rPr>
          <w:delText xml:space="preserve">In the afterlife of the COVID-19 pandemic, students continue to turn to Reddit to meet educational needs that exceed or bypass official university channels. This persistence raises a set of interrelated questions: What kinds of information circulate in these student-run networks that institutional systems fail to supply? Why do practices such as financial-aid disbursement megathreads remain necessary alongside formal communications issued by the university? </w:delText>
        </w:r>
      </w:del>
      <w:del w:id="45" w:author="Zach Muhlbauer" w:date="2026-01-05T23:30:00Z" w16du:dateUtc="2026-01-06T04:30:00Z">
        <w:r w:rsidR="00F66BD0" w:rsidRPr="00F66BD0" w:rsidDel="0092698C">
          <w:rPr>
            <w:rFonts w:ascii="Times New Roman" w:hAnsi="Times New Roman" w:cs="Times New Roman"/>
            <w:lang w:val="en-US"/>
          </w:rPr>
          <w:delText xml:space="preserve">How do administrative logics, communication practices, and timelines fall out of sync with the lived conditions of </w:delText>
        </w:r>
        <w:r w:rsidR="00F66BD0" w:rsidDel="0092698C">
          <w:rPr>
            <w:rFonts w:ascii="Times New Roman" w:hAnsi="Times New Roman" w:cs="Times New Roman"/>
            <w:lang w:val="en-US"/>
          </w:rPr>
          <w:delText>today’s</w:delText>
        </w:r>
        <w:r w:rsidR="00F66BD0" w:rsidRPr="00F66BD0" w:rsidDel="0092698C">
          <w:rPr>
            <w:rFonts w:ascii="Times New Roman" w:hAnsi="Times New Roman" w:cs="Times New Roman"/>
            <w:lang w:val="en-US"/>
          </w:rPr>
          <w:delText xml:space="preserve"> students? </w:delText>
        </w:r>
      </w:del>
      <w:del w:id="46" w:author="Zach Muhlbauer" w:date="2026-01-05T23:29:00Z" w16du:dateUtc="2026-01-06T04:29:00Z">
        <w:r w:rsidR="00F66BD0" w:rsidDel="0092698C">
          <w:rPr>
            <w:rFonts w:ascii="Times New Roman" w:hAnsi="Times New Roman" w:cs="Times New Roman"/>
            <w:lang w:val="en-US"/>
          </w:rPr>
          <w:delText>And what</w:delText>
        </w:r>
        <w:r w:rsidR="00F66BD0" w:rsidRPr="00F66BD0" w:rsidDel="0092698C">
          <w:rPr>
            <w:rFonts w:ascii="Times New Roman" w:hAnsi="Times New Roman" w:cs="Times New Roman"/>
            <w:lang w:val="en-US"/>
          </w:rPr>
          <w:delText xml:space="preserve"> can sustained attention to student-generated public discourse reveal about structural shortcomings at CUNY and in higher education more broadly?</w:delText>
        </w:r>
      </w:del>
    </w:p>
    <w:p w14:paraId="6757C0BD" w14:textId="77777777" w:rsidR="006F1E04" w:rsidRPr="00F66BD0" w:rsidRDefault="006F1E04" w:rsidP="00F66BD0">
      <w:pPr>
        <w:pStyle w:val="BodyText"/>
        <w:rPr>
          <w:ins w:id="47" w:author="Zach Muhlbauer" w:date="2026-01-05T23:58:00Z" w16du:dateUtc="2026-01-06T04:58:00Z"/>
          <w:rFonts w:ascii="Times New Roman" w:hAnsi="Times New Roman" w:cs="Times New Roman"/>
          <w:lang w:val="en-US"/>
        </w:rPr>
      </w:pPr>
    </w:p>
    <w:p w14:paraId="08B14B70" w14:textId="14F5376B" w:rsidR="00F66BD0" w:rsidRPr="00F66BD0" w:rsidDel="00AF1EC4" w:rsidRDefault="00F66BD0" w:rsidP="00F66BD0">
      <w:pPr>
        <w:pStyle w:val="BodyText"/>
        <w:rPr>
          <w:del w:id="48" w:author="Zach Muhlbauer" w:date="2026-01-05T23:41:00Z" w16du:dateUtc="2026-01-06T04:41:00Z"/>
          <w:rFonts w:ascii="Times New Roman" w:hAnsi="Times New Roman" w:cs="Times New Roman"/>
          <w:lang w:val="en-US"/>
        </w:rPr>
      </w:pPr>
      <w:del w:id="49" w:author="Zach Muhlbauer" w:date="2026-01-05T23:41:00Z" w16du:dateUtc="2026-01-06T04:41:00Z">
        <w:r w:rsidRPr="00F66BD0" w:rsidDel="00AF1EC4">
          <w:rPr>
            <w:rFonts w:ascii="Times New Roman" w:hAnsi="Times New Roman" w:cs="Times New Roman"/>
            <w:lang w:val="en-US"/>
          </w:rPr>
          <w:delText xml:space="preserve">Rather than treating these forums as ad hoc supplements or moments of crisis response, this project approaches Reddit as a durable site of student knowledge production. The persistence of these spaces after the return to in-person instruction suggests that the pandemic did not create new needs so much as intensify and expose existing gaps between institutional provision and student experience. Examining how students publicly document </w:delText>
        </w:r>
        <w:r w:rsidDel="00AF1EC4">
          <w:rPr>
            <w:rFonts w:ascii="Times New Roman" w:hAnsi="Times New Roman" w:cs="Times New Roman"/>
            <w:lang w:val="en-US"/>
          </w:rPr>
          <w:delText xml:space="preserve">mixed messaging, train </w:delText>
        </w:r>
        <w:r w:rsidRPr="00F66BD0" w:rsidDel="00AF1EC4">
          <w:rPr>
            <w:rFonts w:ascii="Times New Roman" w:hAnsi="Times New Roman" w:cs="Times New Roman"/>
            <w:lang w:val="en-US"/>
          </w:rPr>
          <w:delText xml:space="preserve">delays, </w:delText>
        </w:r>
        <w:r w:rsidDel="00AF1EC4">
          <w:rPr>
            <w:rFonts w:ascii="Times New Roman" w:hAnsi="Times New Roman" w:cs="Times New Roman"/>
            <w:lang w:val="en-US"/>
          </w:rPr>
          <w:delText>broken bathrooms and escalators and elevators,</w:delText>
        </w:r>
        <w:r w:rsidR="00BA43D1" w:rsidDel="00AF1EC4">
          <w:rPr>
            <w:rFonts w:ascii="Times New Roman" w:hAnsi="Times New Roman" w:cs="Times New Roman"/>
            <w:lang w:val="en-US"/>
          </w:rPr>
          <w:delText xml:space="preserve"> undesirables</w:delText>
        </w:r>
        <w:r w:rsidDel="00AF1EC4">
          <w:rPr>
            <w:rFonts w:ascii="Times New Roman" w:hAnsi="Times New Roman" w:cs="Times New Roman"/>
            <w:lang w:val="en-US"/>
          </w:rPr>
          <w:delText xml:space="preserve"> in the </w:delText>
        </w:r>
        <w:r w:rsidR="00BA43D1" w:rsidDel="00AF1EC4">
          <w:rPr>
            <w:rFonts w:ascii="Times New Roman" w:hAnsi="Times New Roman" w:cs="Times New Roman"/>
            <w:lang w:val="en-US"/>
          </w:rPr>
          <w:delText xml:space="preserve">street food, and </w:delText>
        </w:r>
        <w:r w:rsidDel="00AF1EC4">
          <w:rPr>
            <w:rFonts w:ascii="Times New Roman" w:hAnsi="Times New Roman" w:cs="Times New Roman"/>
            <w:lang w:val="en-US"/>
          </w:rPr>
          <w:delText xml:space="preserve">unsuitable conditions for </w:delText>
        </w:r>
        <w:r w:rsidR="00BA43D1" w:rsidDel="00AF1EC4">
          <w:rPr>
            <w:rFonts w:ascii="Times New Roman" w:hAnsi="Times New Roman" w:cs="Times New Roman"/>
            <w:lang w:val="en-US"/>
          </w:rPr>
          <w:delText xml:space="preserve">areas of common study where friends and community abound in the city. </w:delText>
        </w:r>
      </w:del>
    </w:p>
    <w:p w14:paraId="5046F8DB" w14:textId="77777777" w:rsidR="00BA43D1" w:rsidRDefault="00F66BD0" w:rsidP="00F66BD0">
      <w:pPr>
        <w:pStyle w:val="BodyText"/>
        <w:rPr>
          <w:rFonts w:ascii="Times New Roman" w:hAnsi="Times New Roman" w:cs="Times New Roman"/>
          <w:lang w:val="en-US"/>
        </w:rPr>
      </w:pPr>
      <w:r w:rsidRPr="00F66BD0">
        <w:rPr>
          <w:rFonts w:ascii="Times New Roman" w:hAnsi="Times New Roman" w:cs="Times New Roman"/>
          <w:lang w:val="en-US"/>
        </w:rPr>
        <w:t>These questions organize the inquiry across three related areas.</w:t>
      </w:r>
      <w:del w:id="50" w:author="Zach Muhlbauer" w:date="2026-01-06T00:10:00Z" w16du:dateUtc="2026-01-06T05:10:00Z">
        <w:r w:rsidRPr="00F66BD0" w:rsidDel="009C636F">
          <w:rPr>
            <w:rFonts w:ascii="Times New Roman" w:hAnsi="Times New Roman" w:cs="Times New Roman"/>
            <w:lang w:val="en-US"/>
          </w:rPr>
          <w:delText xml:space="preserve"> </w:delText>
        </w:r>
      </w:del>
    </w:p>
    <w:p w14:paraId="14A7B852" w14:textId="484EF918" w:rsidR="00F66BD0" w:rsidDel="00F861D5" w:rsidRDefault="00F861D5">
      <w:pPr>
        <w:pStyle w:val="BodyText"/>
        <w:rPr>
          <w:del w:id="51" w:author="Zach Muhlbauer" w:date="2026-01-06T00:08:00Z" w16du:dateUtc="2026-01-06T05:08:00Z"/>
          <w:rFonts w:ascii="Times New Roman" w:hAnsi="Times New Roman" w:cs="Times New Roman"/>
        </w:rPr>
      </w:pPr>
      <w:ins w:id="52" w:author="Zach Muhlbauer" w:date="2026-01-06T00:08:00Z">
        <w:r w:rsidRPr="0036289A">
          <w:rPr>
            <w:rFonts w:ascii="Times New Roman" w:hAnsi="Times New Roman" w:cs="Times New Roman"/>
            <w:rPrChange w:id="53" w:author="Zach Muhlbauer" w:date="2026-01-06T00:09:00Z" w16du:dateUtc="2026-01-06T05:09:00Z">
              <w:rPr>
                <w:rFonts w:ascii="Times New Roman" w:hAnsi="Times New Roman" w:cs="Times New Roman"/>
                <w:b/>
                <w:bCs/>
              </w:rPr>
            </w:rPrChange>
          </w:rPr>
          <w:t>First</w:t>
        </w:r>
        <w:r w:rsidRPr="00F861D5">
          <w:rPr>
            <w:rFonts w:ascii="Times New Roman" w:hAnsi="Times New Roman" w:cs="Times New Roman"/>
            <w:b/>
            <w:bCs/>
          </w:rPr>
          <w:t>,</w:t>
        </w:r>
        <w:r w:rsidRPr="00F861D5">
          <w:rPr>
            <w:rFonts w:ascii="Times New Roman" w:hAnsi="Times New Roman" w:cs="Times New Roman"/>
          </w:rPr>
          <w:t xml:space="preserve"> the dissertation asks how students produce and circulate institutional knowledge in environments marked by administrative opacity and delay. CUNY subreddits function as informal but highly organized systems for documenting bureaucratic processes, translating institutional language, and recording what students learn through repeated encounters with enrollment systems, financial aid offices, advising bottlenecks, and campus facilities. The guiding questions here are not simply what information circulates, but how it circulates and why it persists</w:t>
        </w:r>
      </w:ins>
      <w:ins w:id="54" w:author="Zach Muhlbauer" w:date="2026-01-06T00:27:00Z" w16du:dateUtc="2026-01-06T05:27:00Z">
        <w:r w:rsidR="007E077B">
          <w:rPr>
            <w:rFonts w:ascii="Times New Roman" w:hAnsi="Times New Roman" w:cs="Times New Roman"/>
          </w:rPr>
          <w:t xml:space="preserve">, and </w:t>
        </w:r>
      </w:ins>
      <w:ins w:id="55" w:author="Zach Muhlbauer" w:date="2026-01-06T00:09:00Z" w16du:dateUtc="2026-01-06T05:09:00Z">
        <w:r w:rsidR="0036289A">
          <w:rPr>
            <w:rFonts w:ascii="Times New Roman" w:hAnsi="Times New Roman" w:cs="Times New Roman"/>
          </w:rPr>
          <w:t>w</w:t>
        </w:r>
      </w:ins>
      <w:ins w:id="56" w:author="Zach Muhlbauer" w:date="2026-01-06T00:08:00Z">
        <w:r w:rsidRPr="00F861D5">
          <w:rPr>
            <w:rFonts w:ascii="Times New Roman" w:hAnsi="Times New Roman" w:cs="Times New Roman"/>
          </w:rPr>
          <w:t xml:space="preserve">hat kinds of institutional knowledge do students acquire only through failure, </w:t>
        </w:r>
        <w:r w:rsidRPr="00F861D5">
          <w:rPr>
            <w:rFonts w:ascii="Times New Roman" w:hAnsi="Times New Roman" w:cs="Times New Roman"/>
          </w:rPr>
          <w:lastRenderedPageBreak/>
          <w:t>contradiction, or delay rather than through official communication? How does student-produced discourse on Reddit operate as an alternative institutional memory</w:t>
        </w:r>
      </w:ins>
      <w:ins w:id="57" w:author="Zach Muhlbauer" w:date="2026-01-06T00:10:00Z" w16du:dateUtc="2026-01-06T05:10:00Z">
        <w:r w:rsidR="0036289A">
          <w:rPr>
            <w:rFonts w:ascii="Times New Roman" w:hAnsi="Times New Roman" w:cs="Times New Roman"/>
          </w:rPr>
          <w:t xml:space="preserve"> </w:t>
        </w:r>
      </w:ins>
      <w:ins w:id="58" w:author="Zach Muhlbauer" w:date="2026-01-06T00:08:00Z">
        <w:r w:rsidRPr="00F861D5">
          <w:rPr>
            <w:rFonts w:ascii="Times New Roman" w:hAnsi="Times New Roman" w:cs="Times New Roman"/>
          </w:rPr>
          <w:t>that preserves breakdowns, workarounds, and tacit know-how that universities do not formally document? And how does this collective knowledge work both compensate for and implicitly critique the limits of institutional communication</w:t>
        </w:r>
      </w:ins>
      <w:ins w:id="59" w:author="Zach Muhlbauer" w:date="2026-01-06T00:13:00Z" w16du:dateUtc="2026-01-06T05:13:00Z">
        <w:r w:rsidR="007108F5">
          <w:rPr>
            <w:rFonts w:ascii="Times New Roman" w:hAnsi="Times New Roman" w:cs="Times New Roman"/>
          </w:rPr>
          <w:t xml:space="preserve"> demonstrated by</w:t>
        </w:r>
      </w:ins>
      <w:ins w:id="60" w:author="Zach Muhlbauer" w:date="2026-01-06T00:08:00Z" w16du:dateUtc="2026-01-06T05:08:00Z">
        <w:r>
          <w:rPr>
            <w:rFonts w:ascii="Times New Roman" w:hAnsi="Times New Roman" w:cs="Times New Roman"/>
          </w:rPr>
          <w:t xml:space="preserve"> </w:t>
        </w:r>
      </w:ins>
      <w:ins w:id="61" w:author="Zach Muhlbauer" w:date="2026-01-06T00:12:00Z" w16du:dateUtc="2026-01-06T05:12:00Z">
        <w:r w:rsidR="007108F5">
          <w:rPr>
            <w:rFonts w:ascii="Times New Roman" w:hAnsi="Times New Roman" w:cs="Times New Roman"/>
          </w:rPr>
          <w:t>U.S.</w:t>
        </w:r>
      </w:ins>
      <w:ins w:id="62" w:author="Zach Muhlbauer" w:date="2026-01-06T00:08:00Z" w16du:dateUtc="2026-01-06T05:08:00Z">
        <w:r>
          <w:rPr>
            <w:rFonts w:ascii="Times New Roman" w:hAnsi="Times New Roman" w:cs="Times New Roman"/>
          </w:rPr>
          <w:t xml:space="preserve"> public college</w:t>
        </w:r>
      </w:ins>
      <w:ins w:id="63" w:author="Zach Muhlbauer" w:date="2026-01-06T00:12:00Z" w16du:dateUtc="2026-01-06T05:12:00Z">
        <w:r w:rsidR="007108F5">
          <w:rPr>
            <w:rFonts w:ascii="Times New Roman" w:hAnsi="Times New Roman" w:cs="Times New Roman"/>
          </w:rPr>
          <w:t>s</w:t>
        </w:r>
      </w:ins>
      <w:ins w:id="64" w:author="Zach Muhlbauer" w:date="2026-01-06T00:08:00Z" w16du:dateUtc="2026-01-06T05:08:00Z">
        <w:r>
          <w:rPr>
            <w:rFonts w:ascii="Times New Roman" w:hAnsi="Times New Roman" w:cs="Times New Roman"/>
          </w:rPr>
          <w:t xml:space="preserve"> </w:t>
        </w:r>
      </w:ins>
      <w:ins w:id="65" w:author="Zach Muhlbauer" w:date="2026-01-06T00:13:00Z" w16du:dateUtc="2026-01-06T05:13:00Z">
        <w:r w:rsidR="007108F5">
          <w:rPr>
            <w:rFonts w:ascii="Times New Roman" w:hAnsi="Times New Roman" w:cs="Times New Roman"/>
          </w:rPr>
          <w:t>and</w:t>
        </w:r>
      </w:ins>
      <w:ins w:id="66" w:author="Zach Muhlbauer" w:date="2026-01-06T00:08:00Z" w16du:dateUtc="2026-01-06T05:08:00Z">
        <w:r>
          <w:rPr>
            <w:rFonts w:ascii="Times New Roman" w:hAnsi="Times New Roman" w:cs="Times New Roman"/>
          </w:rPr>
          <w:t xml:space="preserve"> </w:t>
        </w:r>
      </w:ins>
      <w:ins w:id="67" w:author="Zach Muhlbauer" w:date="2026-01-06T00:12:00Z" w16du:dateUtc="2026-01-06T05:12:00Z">
        <w:r w:rsidR="007108F5">
          <w:rPr>
            <w:rFonts w:ascii="Times New Roman" w:hAnsi="Times New Roman" w:cs="Times New Roman"/>
          </w:rPr>
          <w:t>universities</w:t>
        </w:r>
      </w:ins>
      <w:ins w:id="68" w:author="Zach Muhlbauer" w:date="2026-01-06T00:08:00Z">
        <w:r w:rsidRPr="00F861D5">
          <w:rPr>
            <w:rFonts w:ascii="Times New Roman" w:hAnsi="Times New Roman" w:cs="Times New Roman"/>
          </w:rPr>
          <w:t>?</w:t>
        </w:r>
      </w:ins>
      <w:del w:id="69" w:author="Zach Muhlbauer" w:date="2026-01-06T00:08:00Z" w16du:dateUtc="2026-01-06T05:08:00Z">
        <w:r w:rsidR="00F66BD0" w:rsidRPr="00F66BD0" w:rsidDel="00F861D5">
          <w:rPr>
            <w:rFonts w:ascii="Times New Roman" w:hAnsi="Times New Roman" w:cs="Times New Roman"/>
            <w:lang w:val="en-US"/>
          </w:rPr>
          <w:delText>First, I trace how students had already built parallel infrastructures on Reddit well before the pandemic. CUNY subreddits functioned as informal but highly organized systems for sharing tactical knowledge about financial aid, registration, advising, and program navigation. The circulation of this information constitutes collective knowledge work</w:delText>
        </w:r>
        <w:r w:rsidR="00BA43D1" w:rsidDel="00F861D5">
          <w:rPr>
            <w:rFonts w:ascii="Times New Roman" w:hAnsi="Times New Roman" w:cs="Times New Roman"/>
            <w:lang w:val="en-US"/>
          </w:rPr>
          <w:delText xml:space="preserve"> where </w:delText>
        </w:r>
        <w:r w:rsidR="00F66BD0" w:rsidRPr="00F66BD0" w:rsidDel="00F861D5">
          <w:rPr>
            <w:rFonts w:ascii="Times New Roman" w:hAnsi="Times New Roman" w:cs="Times New Roman"/>
            <w:lang w:val="en-US"/>
          </w:rPr>
          <w:delText xml:space="preserve">students openly document what they learn through repeated encounters with </w:delText>
        </w:r>
        <w:r w:rsidR="00BA43D1" w:rsidDel="00F861D5">
          <w:rPr>
            <w:rFonts w:ascii="Times New Roman" w:hAnsi="Times New Roman" w:cs="Times New Roman"/>
            <w:lang w:val="en-US"/>
          </w:rPr>
          <w:delText>institutional</w:delText>
        </w:r>
        <w:r w:rsidR="00F66BD0" w:rsidRPr="00F66BD0" w:rsidDel="00F861D5">
          <w:rPr>
            <w:rFonts w:ascii="Times New Roman" w:hAnsi="Times New Roman" w:cs="Times New Roman"/>
            <w:lang w:val="en-US"/>
          </w:rPr>
          <w:delText xml:space="preserve"> processes and share those lessons with others facing similar constraints</w:delText>
        </w:r>
        <w:r w:rsidR="00BA43D1" w:rsidDel="00F861D5">
          <w:rPr>
            <w:rFonts w:ascii="Times New Roman" w:hAnsi="Times New Roman" w:cs="Times New Roman"/>
            <w:lang w:val="en-US"/>
          </w:rPr>
          <w:delText>, leaving behind trace evidence of</w:delText>
        </w:r>
        <w:r w:rsidR="00F66BD0" w:rsidRPr="00F66BD0" w:rsidDel="00F861D5">
          <w:rPr>
            <w:rFonts w:ascii="Times New Roman" w:hAnsi="Times New Roman" w:cs="Times New Roman"/>
            <w:lang w:val="en-US"/>
          </w:rPr>
          <w:delText xml:space="preserve"> institutional know-how that both compensates for and implicitly critiques the limits of official university communication.</w:delText>
        </w:r>
      </w:del>
    </w:p>
    <w:p w14:paraId="6D5B3C45" w14:textId="77777777" w:rsidR="00F861D5" w:rsidRPr="00F66BD0" w:rsidRDefault="00F861D5" w:rsidP="00F66BD0">
      <w:pPr>
        <w:pStyle w:val="BodyText"/>
        <w:rPr>
          <w:ins w:id="70" w:author="Zach Muhlbauer" w:date="2026-01-06T00:08:00Z" w16du:dateUtc="2026-01-06T05:08:00Z"/>
          <w:rFonts w:ascii="Times New Roman" w:hAnsi="Times New Roman" w:cs="Times New Roman"/>
          <w:lang w:val="en-US"/>
        </w:rPr>
      </w:pPr>
    </w:p>
    <w:p w14:paraId="527776C9" w14:textId="0FC66FA9" w:rsidR="00712309" w:rsidRPr="006D73DD" w:rsidDel="009C636F" w:rsidRDefault="006D73DD" w:rsidP="006D73DD">
      <w:pPr>
        <w:spacing w:before="100" w:beforeAutospacing="1" w:after="100" w:afterAutospacing="1"/>
        <w:rPr>
          <w:del w:id="71" w:author="Zach Muhlbauer" w:date="2026-01-06T00:11:00Z" w16du:dateUtc="2026-01-06T05:11:00Z"/>
          <w:rFonts w:ascii="Times New Roman" w:eastAsia="Times New Roman" w:hAnsi="Times New Roman" w:cs="Times New Roman"/>
          <w:lang w:val="en-US"/>
          <w:rPrChange w:id="72" w:author="Zach Muhlbauer" w:date="2026-01-06T00:24:00Z" w16du:dateUtc="2026-01-06T05:24:00Z">
            <w:rPr>
              <w:del w:id="73" w:author="Zach Muhlbauer" w:date="2026-01-06T00:11:00Z" w16du:dateUtc="2026-01-06T05:11:00Z"/>
              <w:rFonts w:ascii="Times New Roman" w:hAnsi="Times New Roman" w:cs="Times New Roman"/>
            </w:rPr>
          </w:rPrChange>
        </w:rPr>
        <w:pPrChange w:id="74" w:author="Zach Muhlbauer" w:date="2026-01-06T00:24:00Z" w16du:dateUtc="2026-01-06T05:24:00Z">
          <w:pPr>
            <w:pStyle w:val="BodyText"/>
          </w:pPr>
        </w:pPrChange>
      </w:pPr>
      <w:ins w:id="75" w:author="Zach Muhlbauer" w:date="2026-01-06T00:24:00Z" w16du:dateUtc="2026-01-06T05:24:00Z">
        <w:r w:rsidRPr="006D73DD">
          <w:rPr>
            <w:rFonts w:ascii="Times New Roman" w:eastAsia="Times New Roman" w:hAnsi="Times New Roman" w:cs="Times New Roman"/>
            <w:lang w:val="en-US"/>
          </w:rPr>
          <w:t>The project then steps back to map student communities in the months and years leading up to March 2020, treating that period as formative for how the pandemic transition was experienced and interpreted. Establishing a pre-pandemic baseline from 2011 through early 2020, the dissertation documents recurring expressions of material precarity, institutional frustration, and tactical knowledge sharing that long preceded COVID-19. Posts from February 2020 about overcrowded programs, adjunct precarity, and routine dependence on third-party platforms register strain as an ordinary condition of academic life rather than an exceptional disruption. From this vantage point, the analysis asks how students described institutional breakdown before the pandemic, how those descriptions shifted once COVID-19 supplied a shared frame for explanation, and what becomes visible when March 2020 is read as a moment that clarified existing conditions. It further traces how dispersed, individualized struggles coalesced into recognizable public patterns once institutional failure became broadly visible.</w:t>
        </w:r>
      </w:ins>
      <w:ins w:id="76" w:author="Zach Muhlbauer" w:date="2026-01-06T00:27:00Z" w16du:dateUtc="2026-01-06T05:27:00Z">
        <w:r w:rsidR="007E077B">
          <w:rPr>
            <w:rFonts w:ascii="Times New Roman" w:eastAsia="Times New Roman" w:hAnsi="Times New Roman" w:cs="Times New Roman"/>
            <w:lang w:val="en-US"/>
          </w:rPr>
          <w:t xml:space="preserve"> </w:t>
        </w:r>
      </w:ins>
      <w:ins w:id="77" w:author="Zach Muhlbauer" w:date="2026-01-06T00:11:00Z">
        <w:r w:rsidR="009C636F" w:rsidRPr="009C636F">
          <w:rPr>
            <w:rFonts w:ascii="Times New Roman" w:hAnsi="Times New Roman" w:cs="Times New Roman"/>
          </w:rPr>
          <w:t>This line of inquiry asks</w:t>
        </w:r>
      </w:ins>
      <w:ins w:id="78" w:author="Zach Muhlbauer" w:date="2026-01-06T00:27:00Z" w16du:dateUtc="2026-01-06T05:27:00Z">
        <w:r w:rsidR="007E077B">
          <w:rPr>
            <w:rFonts w:ascii="Times New Roman" w:hAnsi="Times New Roman" w:cs="Times New Roman"/>
          </w:rPr>
          <w:t>,</w:t>
        </w:r>
      </w:ins>
      <w:ins w:id="79" w:author="Zach Muhlbauer" w:date="2026-01-06T00:11:00Z">
        <w:r w:rsidR="009C636F" w:rsidRPr="009C636F">
          <w:rPr>
            <w:rFonts w:ascii="Times New Roman" w:hAnsi="Times New Roman" w:cs="Times New Roman"/>
          </w:rPr>
          <w:t xml:space="preserve"> </w:t>
        </w:r>
      </w:ins>
      <w:ins w:id="80" w:author="Zach Muhlbauer" w:date="2026-01-06T00:27:00Z" w16du:dateUtc="2026-01-06T05:27:00Z">
        <w:r w:rsidR="007E077B">
          <w:rPr>
            <w:rFonts w:ascii="Times New Roman" w:hAnsi="Times New Roman" w:cs="Times New Roman"/>
          </w:rPr>
          <w:t>h</w:t>
        </w:r>
      </w:ins>
      <w:ins w:id="81" w:author="Zach Muhlbauer" w:date="2026-01-06T00:11:00Z">
        <w:r w:rsidR="009C636F" w:rsidRPr="009C636F">
          <w:rPr>
            <w:rFonts w:ascii="Times New Roman" w:hAnsi="Times New Roman" w:cs="Times New Roman"/>
          </w:rPr>
          <w:t>ow did students narrate institutional strain prior to the pandemic, and how did those narratives shift once the pandemic supplied a shared explanatory frame? What does treating March 2020 as a moment of legibility rather than rupture allow us to see about long-standing austerity conditions at CUNY? And how did individualized struggles consolidate into shared, public patterns once institutional failure became broadly visible?</w:t>
        </w:r>
      </w:ins>
      <w:del w:id="82" w:author="Zach Muhlbauer" w:date="2026-01-06T00:11:00Z" w16du:dateUtc="2026-01-06T05:11:00Z">
        <w:r w:rsidR="00000000" w:rsidRPr="00E93DF3" w:rsidDel="009C636F">
          <w:rPr>
            <w:rFonts w:ascii="Times New Roman" w:hAnsi="Times New Roman" w:cs="Times New Roman"/>
          </w:rPr>
          <w:delText>Second, I investigate what conditions already existed before March 2020 that shaped how students experienced the pandemic transition. My analysis traces expressions of material precarity, institutional frustration, and tactical knowledge sharing across the pre‑pandemic baseline period (2011–March 2020). Posts from February 2020 document overcrowded CS programs, adjunct precarity, and student reliance on third‑party platforms weeks before anyone knew COVID would strike. Similar patterns appear throughout the pre‑pandemic archive: housing insecurity, food access struggles, financial aid confusion, and broken institutional infrastructure. The pandemic intensified and made collectively urgent what students had been navigating individually for years.</w:delText>
        </w:r>
      </w:del>
    </w:p>
    <w:p w14:paraId="50133EC3" w14:textId="77777777" w:rsidR="009C636F" w:rsidRPr="00E93DF3" w:rsidRDefault="009C636F" w:rsidP="006D73DD">
      <w:pPr>
        <w:rPr>
          <w:ins w:id="83" w:author="Zach Muhlbauer" w:date="2026-01-06T00:11:00Z" w16du:dateUtc="2026-01-06T05:11:00Z"/>
          <w:rFonts w:ascii="Times New Roman" w:hAnsi="Times New Roman" w:cs="Times New Roman"/>
        </w:rPr>
        <w:pPrChange w:id="84" w:author="Zach Muhlbauer" w:date="2026-01-06T00:24:00Z" w16du:dateUtc="2026-01-06T05:24:00Z">
          <w:pPr>
            <w:pStyle w:val="BodyText"/>
          </w:pPr>
        </w:pPrChange>
      </w:pPr>
    </w:p>
    <w:p w14:paraId="5BDA6B73" w14:textId="77777777" w:rsidR="006D73DD" w:rsidRDefault="006D73DD">
      <w:pPr>
        <w:pStyle w:val="BodyText"/>
        <w:rPr>
          <w:ins w:id="85" w:author="Zach Muhlbauer" w:date="2026-01-06T00:25:00Z" w16du:dateUtc="2026-01-06T05:25:00Z"/>
          <w:rFonts w:ascii="Times New Roman" w:hAnsi="Times New Roman" w:cs="Times New Roman"/>
        </w:rPr>
      </w:pPr>
      <w:ins w:id="86" w:author="Zach Muhlbauer" w:date="2026-01-06T00:25:00Z">
        <w:r w:rsidRPr="007E077B">
          <w:rPr>
            <w:rFonts w:ascii="Times New Roman" w:hAnsi="Times New Roman" w:cs="Times New Roman"/>
            <w:rPrChange w:id="87" w:author="Zach Muhlbauer" w:date="2026-01-06T00:28:00Z" w16du:dateUtc="2026-01-06T05:28:00Z">
              <w:rPr>
                <w:rFonts w:ascii="Times New Roman" w:hAnsi="Times New Roman" w:cs="Times New Roman"/>
                <w:b/>
                <w:bCs/>
              </w:rPr>
            </w:rPrChange>
          </w:rPr>
          <w:t>Third,</w:t>
        </w:r>
        <w:r w:rsidRPr="006D73DD">
          <w:rPr>
            <w:rFonts w:ascii="Times New Roman" w:hAnsi="Times New Roman" w:cs="Times New Roman"/>
          </w:rPr>
          <w:t xml:space="preserve"> the dissertation investigates how platform architecture and media ecology shape the durability and reach of peer support systems. CUNY’s distributed eight-subreddit network enables campus-specific expertise while sustaining horizontal circulation across institutional boundaries in ways that centralized forums do not. This raises questions about structure rather than scale alone: Why did CUNY’s decentralized subreddit ecology sustain growth and participation after the acute pandemic crisis passed, while centralized institutional forums did not? How do distributed systems manage redundancy, care, and responsiveness differently than institutionally governed platforms? And how does student coordination extend beyond Reddit into a broader transmedial ecosystem that includes Discord, WhatsApp, and course-tracking tools, particularly when institutions attempt to regulate or restrict access to those platforms?</w:t>
        </w:r>
      </w:ins>
    </w:p>
    <w:p w14:paraId="4C14ED09" w14:textId="66E41020" w:rsidR="00712309" w:rsidDel="007E077B" w:rsidRDefault="007E077B">
      <w:pPr>
        <w:pStyle w:val="BodyText"/>
        <w:rPr>
          <w:del w:id="88" w:author="Zach Muhlbauer" w:date="2026-01-06T00:27:00Z" w16du:dateUtc="2026-01-06T05:27:00Z"/>
          <w:rFonts w:ascii="Times New Roman" w:hAnsi="Times New Roman" w:cs="Times New Roman"/>
        </w:rPr>
      </w:pPr>
      <w:ins w:id="89" w:author="Zach Muhlbauer" w:date="2026-01-06T00:27:00Z">
        <w:r w:rsidRPr="007E077B">
          <w:rPr>
            <w:rFonts w:ascii="Times New Roman" w:hAnsi="Times New Roman" w:cs="Times New Roman"/>
          </w:rPr>
          <w:t>Taken together, these questions shift the focus from whether students use Reddit to why they must, and what that necessity reveals about contemporary public higher education. By reading student-generated discourse as infrastructural practice rather than incidental conversation, the dissertation asks what peer-maintained systems make visible about institutional breakdown, responsibility, and repair. In doing so, it positions CUNY’s Reddit communities as a diagnostic site for understanding how students collectively navigate, narrate, and survive the conditions of austerity that structure public university life today.</w:t>
        </w:r>
      </w:ins>
      <w:ins w:id="90" w:author="Zach Muhlbauer" w:date="2026-01-06T00:27:00Z" w16du:dateUtc="2026-01-06T05:27:00Z">
        <w:r>
          <w:rPr>
            <w:rFonts w:ascii="Times New Roman" w:hAnsi="Times New Roman" w:cs="Times New Roman"/>
          </w:rPr>
          <w:t xml:space="preserve"> </w:t>
        </w:r>
      </w:ins>
      <w:del w:id="91" w:author="Zach Muhlbauer" w:date="2026-01-06T00:27:00Z" w16du:dateUtc="2026-01-06T05:27:00Z">
        <w:r w:rsidR="00000000" w:rsidRPr="009C636F" w:rsidDel="007E077B">
          <w:rPr>
            <w:rFonts w:ascii="Times New Roman" w:hAnsi="Times New Roman" w:cs="Times New Roman"/>
            <w:rPrChange w:id="92" w:author="Zach Muhlbauer" w:date="2026-01-06T00:10:00Z" w16du:dateUtc="2026-01-06T05:10:00Z">
              <w:rPr>
                <w:rFonts w:ascii="Times New Roman" w:hAnsi="Times New Roman" w:cs="Times New Roman"/>
                <w:b/>
                <w:bCs/>
              </w:rPr>
            </w:rPrChange>
          </w:rPr>
          <w:delText>Why did CUNY's distributed eight‑subreddit system enable this sustained community growth in ways that centralized institutional forums did not?</w:delText>
        </w:r>
        <w:r w:rsidR="00000000" w:rsidRPr="009C636F" w:rsidDel="007E077B">
          <w:rPr>
            <w:rFonts w:ascii="Times New Roman" w:hAnsi="Times New Roman" w:cs="Times New Roman"/>
          </w:rPr>
          <w:delText xml:space="preserve"> I investigate the architectural implications of decentralized versus centralized models. CUNY's </w:delText>
        </w:r>
        <w:r w:rsidR="00000000" w:rsidRPr="00E93DF3" w:rsidDel="007E077B">
          <w:rPr>
            <w:rFonts w:ascii="Times New Roman" w:hAnsi="Times New Roman" w:cs="Times New Roman"/>
          </w:rPr>
          <w:delText xml:space="preserve">distributed architecture enables campus‑specific communities—r/CUNY, r/Baruch, r/HunterCollege, r/QueensCollege, r/JohnJayCollege, r/CityCollege, r/Brooklyn_College—that develop local expertise while sharing knowledge horizontally across campus boundaries. In contrast, </w:delText>
        </w:r>
      </w:del>
      <w:del w:id="93" w:author="Zach Muhlbauer" w:date="2026-01-06T00:25:00Z" w16du:dateUtc="2026-01-06T05:25:00Z">
        <w:r w:rsidR="00000000" w:rsidRPr="00E93DF3" w:rsidDel="006D73DD">
          <w:rPr>
            <w:rFonts w:ascii="Times New Roman" w:hAnsi="Times New Roman" w:cs="Times New Roman"/>
          </w:rPr>
          <w:delText xml:space="preserve">the </w:delText>
        </w:r>
      </w:del>
      <w:del w:id="94" w:author="Zach Muhlbauer" w:date="2026-01-06T00:27:00Z" w16du:dateUtc="2026-01-06T05:27:00Z">
        <w:r w:rsidR="00000000" w:rsidRPr="00E93DF3" w:rsidDel="007E077B">
          <w:rPr>
            <w:rFonts w:ascii="Times New Roman" w:hAnsi="Times New Roman" w:cs="Times New Roman"/>
          </w:rPr>
          <w:delText xml:space="preserve">more centralized subreddits </w:delText>
        </w:r>
      </w:del>
      <w:del w:id="95" w:author="Zach Muhlbauer" w:date="2026-01-06T00:26:00Z" w16du:dateUtc="2026-01-06T05:26:00Z">
        <w:r w:rsidR="00000000" w:rsidRPr="00E93DF3" w:rsidDel="006D73DD">
          <w:rPr>
            <w:rFonts w:ascii="Times New Roman" w:hAnsi="Times New Roman" w:cs="Times New Roman"/>
          </w:rPr>
          <w:delText xml:space="preserve">of </w:delText>
        </w:r>
      </w:del>
      <w:del w:id="96" w:author="Zach Muhlbauer" w:date="2026-01-06T00:27:00Z" w16du:dateUtc="2026-01-06T05:27:00Z">
        <w:r w:rsidR="00000000" w:rsidRPr="00E93DF3" w:rsidDel="007E077B">
          <w:rPr>
            <w:rFonts w:ascii="Times New Roman" w:hAnsi="Times New Roman" w:cs="Times New Roman"/>
          </w:rPr>
          <w:delText>r/NYU and Columbia funnel all discussion through single institutional channels. By examining how CUNY communities sustained and expanded after the acute pandemic crisis passed, I can shed light on whether distributed systems better serve the temporal and emotional logics of peer support.</w:delText>
        </w:r>
      </w:del>
    </w:p>
    <w:p w14:paraId="59D66150" w14:textId="0B32AA9D" w:rsidR="00712309" w:rsidRPr="00E93DF3" w:rsidRDefault="00000000">
      <w:pPr>
        <w:pStyle w:val="BodyText"/>
        <w:rPr>
          <w:rFonts w:ascii="Times New Roman" w:hAnsi="Times New Roman" w:cs="Times New Roman"/>
        </w:rPr>
      </w:pPr>
      <w:del w:id="97" w:author="Zach Muhlbauer" w:date="2026-01-06T00:27:00Z" w16du:dateUtc="2026-01-06T05:27:00Z">
        <w:r w:rsidRPr="00E93DF3" w:rsidDel="007E077B">
          <w:rPr>
            <w:rFonts w:ascii="Times New Roman" w:hAnsi="Times New Roman" w:cs="Times New Roman"/>
          </w:rPr>
          <w:delText>I extend this question to consider how students work beyond Reddit's internal federated structure to a broader transmedial ecosystem that includes platforms like Discord, WhatsApp, and Coursicle. Students use Reddit for persistent knowledge discovery while coordinating real‑time collaboration through Discord servers and mobile messaging groups. This multi‑platform coordination becomes particularly visible when institutions block Discord on campus WiFi networks; Reddit threads immediately circulate workarounds (VPNs, alternative clients, mobile hotspots), demonstrating how distributed systems prove more resilient to institutional censorship than centralized platforms would be. By analyzing this transmedial circulation, I can understand whether distributed architectures enable not just campus‑specific expertise but also cross‑platform tactical knowledge that sustains peer support despite institutional constraints.</w:delText>
        </w:r>
      </w:del>
    </w:p>
    <w:p w14:paraId="10601B3F" w14:textId="77777777" w:rsidR="00712309" w:rsidRPr="00E93DF3" w:rsidRDefault="00000000">
      <w:pPr>
        <w:pStyle w:val="Heading4"/>
        <w:rPr>
          <w:rFonts w:ascii="Times New Roman" w:hAnsi="Times New Roman" w:cs="Times New Roman"/>
        </w:rPr>
      </w:pPr>
      <w:bookmarkStart w:id="98" w:name="study-scope-and-implications"/>
      <w:bookmarkEnd w:id="28"/>
      <w:r w:rsidRPr="00E93DF3">
        <w:rPr>
          <w:rFonts w:ascii="Times New Roman" w:hAnsi="Times New Roman" w:cs="Times New Roman"/>
        </w:rPr>
        <w:t>1.1.3 Study Scope and Implications</w:t>
      </w:r>
    </w:p>
    <w:p w14:paraId="520209EA" w14:textId="77777777" w:rsidR="00712309" w:rsidRPr="00E93DF3" w:rsidRDefault="00000000">
      <w:pPr>
        <w:pStyle w:val="FirstParagraph"/>
        <w:rPr>
          <w:rFonts w:ascii="Times New Roman" w:hAnsi="Times New Roman" w:cs="Times New Roman"/>
        </w:rPr>
      </w:pPr>
      <w:r w:rsidRPr="00E93DF3">
        <w:rPr>
          <w:rFonts w:ascii="Times New Roman" w:hAnsi="Times New Roman" w:cs="Times New Roman"/>
        </w:rPr>
        <w:t xml:space="preserve">My dissertation highlights contradictions between official university services and the everyday needs of college students who flock to Reddit for support. These students are not receiving support from their CUNY college. Highlighting these contradictions requires conceiving </w:t>
      </w:r>
      <w:r w:rsidRPr="00E93DF3">
        <w:rPr>
          <w:rFonts w:ascii="Times New Roman" w:hAnsi="Times New Roman" w:cs="Times New Roman"/>
        </w:rPr>
        <w:lastRenderedPageBreak/>
        <w:t>platforms like Reddit not as spaces of distraction or play, but as crucial hubs for public student discourse. The project brings visibility to the distal, vernacular rhetorics that unfold from students who use Reddit to forge a reticulate public sphere—one that reflects and serves the needs of CUNY's undergraduate body. This dissertation examines 273,702 posts across eight CUNY subreddit communities from 2011 to 2025, tracing the emergence of peer production systems that sustained CUNY students through crisis moments and continue to organize collective problem‑solving in their aftermath.</w:t>
      </w:r>
    </w:p>
    <w:p w14:paraId="33434188"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Students build knowledge infrastructures independently when institutions prove inadequate. This phenomenon receives less scholarly attention than research on learning management systems and official university communications. Understanding this gap requires examining the implications of diminishing state support for public universities alongside the increasing demand for college degrees among low‑income, ethnically diverse, and immigrant populations. At CUNY, state funding per full‑time‑equivalent student at senior colleges declined by about 18 percent between 2008 and 2018 even as undergraduate enrollment grew 45 percent (roughly 75,600 more students)</w:t>
      </w:r>
      <w:hyperlink r:id="rId6" w:anchor=":~:text=Public%20investment%20in%20CUNY%20has,by%2018%20percent%20since%202008">
        <w:r w:rsidRPr="00E93DF3">
          <w:rPr>
            <w:rStyle w:val="Hyperlink"/>
            <w:rFonts w:ascii="Times New Roman" w:hAnsi="Times New Roman" w:cs="Times New Roman"/>
          </w:rPr>
          <w:t>[2]</w:t>
        </w:r>
      </w:hyperlink>
      <w:r w:rsidRPr="00E93DF3">
        <w:rPr>
          <w:rFonts w:ascii="Times New Roman" w:hAnsi="Times New Roman" w:cs="Times New Roman"/>
        </w:rPr>
        <w:t>. A college degree has become increasingly tied to financial stability, proper health care, secure housing, and improved life expectancy.</w:t>
      </w:r>
    </w:p>
    <w:p w14:paraId="3635CAFC"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This research matters because it documents how students respond to compound vulnerabilities produced by decades of disinvestment. As a public‑serving institution, CUNY enrolls primarily first‑generation and low‑income populations in New York City, educating approximately 225,000 degree‑seeking and 200,000 non‑matriculating individuals. With a dedicated faculty and staff of 45,000 across 25 campuses, CUNY is a crucial pathway to economic security for many working‑class and immigrant New Yorkers. Notably, about three in five undergraduates come from households earning less than \$30,000 annually</w:t>
      </w:r>
      <w:hyperlink r:id="rId7" w:anchor=":~:text=According%20to%20the%20Office%20of,incomes%20of%20less%20than%20%2430%2C000">
        <w:r w:rsidRPr="00E93DF3">
          <w:rPr>
            <w:rStyle w:val="Hyperlink"/>
            <w:rFonts w:ascii="Times New Roman" w:hAnsi="Times New Roman" w:cs="Times New Roman"/>
          </w:rPr>
          <w:t>[3]</w:t>
        </w:r>
      </w:hyperlink>
      <w:r w:rsidRPr="00E93DF3">
        <w:rPr>
          <w:rFonts w:ascii="Times New Roman" w:hAnsi="Times New Roman" w:cs="Times New Roman"/>
        </w:rPr>
        <w:t>. CUNY's operating budget declined 19% between 2008 and 2020 while enrollment increased 11%, creating overcrowded classes, underpaid adjuncts, inadequate mental health services, and decaying physical infrastructure—a local manifestation of national trends in public disinvestment. This structural austerity is evident in CUNY’s reliance on adjunct faculty; the Professional Staff Congress reports that adjuncts perform the majority of undergraduate teaching yet earn only \$3,200 per course (about \$20,000 per year)</w:t>
      </w:r>
      <w:hyperlink r:id="rId8" w:anchor=":~:text=ADJUNCT%20FACULTY%20do%20the%20majority,faculty%20cannot%20provide%20the%20support">
        <w:r w:rsidRPr="00E93DF3">
          <w:rPr>
            <w:rStyle w:val="Hyperlink"/>
            <w:rFonts w:ascii="Times New Roman" w:hAnsi="Times New Roman" w:cs="Times New Roman"/>
          </w:rPr>
          <w:t>[4]</w:t>
        </w:r>
      </w:hyperlink>
      <w:r w:rsidRPr="00E93DF3">
        <w:rPr>
          <w:rFonts w:ascii="Times New Roman" w:hAnsi="Times New Roman" w:cs="Times New Roman"/>
        </w:rPr>
        <w:t>. These economic strains coincide with worsening student well‑being: a survey of roughly 274,000 CUNY students during the pandemic found that more than half reported depression or anxiety and that 27% had skipped meals because they could not afford food</w:t>
      </w:r>
      <w:hyperlink r:id="rId9" w:anchor=":~:text=A%20recent%20survey%20of%20the,mental%20health%20and%20financial%20security">
        <w:r w:rsidRPr="00E93DF3">
          <w:rPr>
            <w:rStyle w:val="Hyperlink"/>
            <w:rFonts w:ascii="Times New Roman" w:hAnsi="Times New Roman" w:cs="Times New Roman"/>
          </w:rPr>
          <w:t>[5]</w:t>
        </w:r>
      </w:hyperlink>
      <w:r w:rsidRPr="00E93DF3">
        <w:rPr>
          <w:rFonts w:ascii="Times New Roman" w:hAnsi="Times New Roman" w:cs="Times New Roman"/>
        </w:rPr>
        <w:t>.</w:t>
      </w:r>
    </w:p>
    <w:p w14:paraId="48B8F173"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These economic constraints form a backdrop for studying the relationship of new media to student learning, discourse, and community. Specifically, the chronic underfunding of CUNY has resulted in fewer resources for student support services, limited access to campus facilities, and inadequate academic support and technology. These institutional constraints gear students toward social media, like Reddit, to find the resources and support they need to survive higher education today. Consequently, these platforms have grown into critical infrastructures for college students seeking guidance from their peer communities, bridging gaps left by CUNY's institutional shortcomings. Students navigating these conditions built horizontal support networks independently when institutions proved inadequate. Understanding these systems reveals how institutional precarity produces peer coordination infrastructure that operates continuously rather than episodically.</w:t>
      </w:r>
    </w:p>
    <w:p w14:paraId="7A13A2B0"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My analysis focuses exclusively on students who participate in Reddit communities. This subset represents digitally‑engaged students comfortable with pseudonymous platform discourse, not </w:t>
      </w:r>
      <w:r w:rsidRPr="00E93DF3">
        <w:rPr>
          <w:rFonts w:ascii="Times New Roman" w:hAnsi="Times New Roman" w:cs="Times New Roman"/>
        </w:rPr>
        <w:lastRenderedPageBreak/>
        <w:t>CUNY's entire student body. The eight subreddit communities I examine (r/CUNY, r/Baruch, r/HunterCollege, r/QueensCollege, r/JohnJayCollege, r/CityCollege, r/Brooklyn_College, r/NYCCC) generated 273,702 posts between 2011–2025, creating a substantial but bounded archive. Students who relied on in‑person peer networks, family support systems, or other digital platforms remain outside this study's scope.</w:t>
      </w:r>
    </w:p>
    <w:p w14:paraId="6F0AD384" w14:textId="352A9662" w:rsidR="005C1163" w:rsidRDefault="00000000">
      <w:pPr>
        <w:pStyle w:val="BodyText"/>
        <w:rPr>
          <w:rFonts w:ascii="Times New Roman" w:hAnsi="Times New Roman" w:cs="Times New Roman"/>
        </w:rPr>
      </w:pPr>
      <w:r w:rsidRPr="00E93DF3">
        <w:rPr>
          <w:rFonts w:ascii="Times New Roman" w:hAnsi="Times New Roman" w:cs="Times New Roman"/>
        </w:rPr>
        <w:t xml:space="preserve">I treat Reddit data as a window into specific peer support practices rather than representative of all CUNY student experiences. The platform's affordances—persistence, searchability, pseudonymity—enable </w:t>
      </w:r>
      <w:r w:rsidR="00C308E9" w:rsidRPr="00E93DF3">
        <w:rPr>
          <w:rFonts w:ascii="Times New Roman" w:hAnsi="Times New Roman" w:cs="Times New Roman"/>
        </w:rPr>
        <w:t>forms</w:t>
      </w:r>
      <w:r w:rsidRPr="00E93DF3">
        <w:rPr>
          <w:rFonts w:ascii="Times New Roman" w:hAnsi="Times New Roman" w:cs="Times New Roman"/>
        </w:rPr>
        <w:t xml:space="preserve"> of knowledge sharing that differ from </w:t>
      </w:r>
      <w:r w:rsidR="005C1163" w:rsidRPr="00E93DF3">
        <w:rPr>
          <w:rFonts w:ascii="Times New Roman" w:hAnsi="Times New Roman" w:cs="Times New Roman"/>
        </w:rPr>
        <w:t>ephemeral</w:t>
      </w:r>
      <w:r w:rsidRPr="00E93DF3">
        <w:rPr>
          <w:rFonts w:ascii="Times New Roman" w:hAnsi="Times New Roman" w:cs="Times New Roman"/>
        </w:rPr>
        <w:t xml:space="preserve"> </w:t>
      </w:r>
      <w:r w:rsidR="00C308E9">
        <w:rPr>
          <w:rFonts w:ascii="Times New Roman" w:hAnsi="Times New Roman" w:cs="Times New Roman"/>
        </w:rPr>
        <w:t>exchanges</w:t>
      </w:r>
      <w:r w:rsidRPr="00E93DF3">
        <w:rPr>
          <w:rFonts w:ascii="Times New Roman" w:hAnsi="Times New Roman" w:cs="Times New Roman"/>
        </w:rPr>
        <w:t xml:space="preserve"> </w:t>
      </w:r>
      <w:r w:rsidR="00C308E9">
        <w:rPr>
          <w:rFonts w:ascii="Times New Roman" w:hAnsi="Times New Roman" w:cs="Times New Roman"/>
        </w:rPr>
        <w:t>over</w:t>
      </w:r>
      <w:r w:rsidRPr="00E93DF3">
        <w:rPr>
          <w:rFonts w:ascii="Times New Roman" w:hAnsi="Times New Roman" w:cs="Times New Roman"/>
        </w:rPr>
        <w:t xml:space="preserve"> Discord channels or private WhatsApp groups. Students use Reddit for questions requiring </w:t>
      </w:r>
      <w:r w:rsidR="00C308E9">
        <w:rPr>
          <w:rFonts w:ascii="Times New Roman" w:hAnsi="Times New Roman" w:cs="Times New Roman"/>
        </w:rPr>
        <w:t xml:space="preserve">a rhetorical address to an audience that is persistent, discoverable, and concerned with moments of administrative and curricular inertia: </w:t>
      </w:r>
      <w:r w:rsidRPr="00E93DF3">
        <w:rPr>
          <w:rFonts w:ascii="Times New Roman" w:hAnsi="Times New Roman" w:cs="Times New Roman"/>
        </w:rPr>
        <w:t xml:space="preserve">registration </w:t>
      </w:r>
      <w:r w:rsidR="00C308E9">
        <w:rPr>
          <w:rFonts w:ascii="Times New Roman" w:hAnsi="Times New Roman" w:cs="Times New Roman"/>
        </w:rPr>
        <w:t>hangups</w:t>
      </w:r>
      <w:r w:rsidRPr="00E93DF3">
        <w:rPr>
          <w:rFonts w:ascii="Times New Roman" w:hAnsi="Times New Roman" w:cs="Times New Roman"/>
        </w:rPr>
        <w:t xml:space="preserve">, </w:t>
      </w:r>
      <w:r w:rsidR="00C308E9">
        <w:rPr>
          <w:rFonts w:ascii="Times New Roman" w:hAnsi="Times New Roman" w:cs="Times New Roman"/>
        </w:rPr>
        <w:t xml:space="preserve">waitlisting </w:t>
      </w:r>
      <w:r w:rsidR="005C1163">
        <w:rPr>
          <w:rFonts w:ascii="Times New Roman" w:hAnsi="Times New Roman" w:cs="Times New Roman"/>
        </w:rPr>
        <w:t>workarounds</w:t>
      </w:r>
      <w:r w:rsidRPr="00E93DF3">
        <w:rPr>
          <w:rFonts w:ascii="Times New Roman" w:hAnsi="Times New Roman" w:cs="Times New Roman"/>
        </w:rPr>
        <w:t xml:space="preserve">, financial aid </w:t>
      </w:r>
      <w:r w:rsidR="005C1163">
        <w:rPr>
          <w:rFonts w:ascii="Times New Roman" w:hAnsi="Times New Roman" w:cs="Times New Roman"/>
        </w:rPr>
        <w:t>delays</w:t>
      </w:r>
      <w:r w:rsidR="00C308E9">
        <w:rPr>
          <w:rFonts w:ascii="Times New Roman" w:hAnsi="Times New Roman" w:cs="Times New Roman"/>
        </w:rPr>
        <w:t xml:space="preserve">, the </w:t>
      </w:r>
      <w:r w:rsidR="005C1163">
        <w:rPr>
          <w:rFonts w:ascii="Times New Roman" w:hAnsi="Times New Roman" w:cs="Times New Roman"/>
        </w:rPr>
        <w:t>hidden paperwork as the hidden curriculum</w:t>
      </w:r>
      <w:r w:rsidR="00C308E9">
        <w:rPr>
          <w:rFonts w:ascii="Times New Roman" w:hAnsi="Times New Roman" w:cs="Times New Roman"/>
        </w:rPr>
        <w:t xml:space="preserve"> of </w:t>
      </w:r>
      <w:r w:rsidR="005C1163">
        <w:rPr>
          <w:rFonts w:ascii="Times New Roman" w:hAnsi="Times New Roman" w:cs="Times New Roman"/>
        </w:rPr>
        <w:t xml:space="preserve">public </w:t>
      </w:r>
      <w:r w:rsidR="00C308E9">
        <w:rPr>
          <w:rFonts w:ascii="Times New Roman" w:hAnsi="Times New Roman" w:cs="Times New Roman"/>
        </w:rPr>
        <w:t xml:space="preserve">college </w:t>
      </w:r>
      <w:r w:rsidR="005C1163">
        <w:rPr>
          <w:rFonts w:ascii="Times New Roman" w:hAnsi="Times New Roman" w:cs="Times New Roman"/>
        </w:rPr>
        <w:t xml:space="preserve">life both </w:t>
      </w:r>
      <w:r w:rsidR="00C308E9">
        <w:rPr>
          <w:rFonts w:ascii="Times New Roman" w:hAnsi="Times New Roman" w:cs="Times New Roman"/>
        </w:rPr>
        <w:t>online and off</w:t>
      </w:r>
      <w:r w:rsidRPr="00E93DF3">
        <w:rPr>
          <w:rFonts w:ascii="Times New Roman" w:hAnsi="Times New Roman" w:cs="Times New Roman"/>
        </w:rPr>
        <w:t xml:space="preserve">. </w:t>
      </w:r>
    </w:p>
    <w:p w14:paraId="06764AE6" w14:textId="6BDB2DD5" w:rsidR="00712309" w:rsidRPr="00E93DF3" w:rsidRDefault="005C1163">
      <w:pPr>
        <w:pStyle w:val="BodyText"/>
        <w:rPr>
          <w:rFonts w:ascii="Times New Roman" w:hAnsi="Times New Roman" w:cs="Times New Roman"/>
        </w:rPr>
      </w:pPr>
      <w:r w:rsidRPr="005C1163">
        <w:rPr>
          <w:rFonts w:ascii="Times New Roman" w:hAnsi="Times New Roman" w:cs="Times New Roman"/>
          <w:highlight w:val="yellow"/>
        </w:rPr>
        <w:t>This hyperlocal</w:t>
      </w:r>
      <w:r w:rsidR="00000000" w:rsidRPr="005C1163">
        <w:rPr>
          <w:rFonts w:ascii="Times New Roman" w:hAnsi="Times New Roman" w:cs="Times New Roman"/>
          <w:highlight w:val="yellow"/>
        </w:rPr>
        <w:t xml:space="preserve"> </w:t>
      </w:r>
      <w:r w:rsidRPr="005C1163">
        <w:rPr>
          <w:rFonts w:ascii="Times New Roman" w:hAnsi="Times New Roman" w:cs="Times New Roman"/>
          <w:highlight w:val="yellow"/>
        </w:rPr>
        <w:t>institutional</w:t>
      </w:r>
      <w:r w:rsidR="00000000" w:rsidRPr="005C1163">
        <w:rPr>
          <w:rFonts w:ascii="Times New Roman" w:hAnsi="Times New Roman" w:cs="Times New Roman"/>
          <w:highlight w:val="yellow"/>
        </w:rPr>
        <w:t xml:space="preserve"> </w:t>
      </w:r>
      <w:r w:rsidRPr="005C1163">
        <w:rPr>
          <w:rFonts w:ascii="Times New Roman" w:hAnsi="Times New Roman" w:cs="Times New Roman"/>
          <w:highlight w:val="yellow"/>
        </w:rPr>
        <w:t>context</w:t>
      </w:r>
      <w:r w:rsidR="00000000" w:rsidRPr="005C1163">
        <w:rPr>
          <w:rFonts w:ascii="Times New Roman" w:hAnsi="Times New Roman" w:cs="Times New Roman"/>
          <w:highlight w:val="yellow"/>
        </w:rPr>
        <w:t xml:space="preserve"> means I </w:t>
      </w:r>
      <w:r w:rsidR="00C308E9" w:rsidRPr="005C1163">
        <w:rPr>
          <w:rFonts w:ascii="Times New Roman" w:hAnsi="Times New Roman" w:cs="Times New Roman"/>
          <w:highlight w:val="yellow"/>
        </w:rPr>
        <w:t>study</w:t>
      </w:r>
      <w:r w:rsidR="00000000" w:rsidRPr="005C1163">
        <w:rPr>
          <w:rFonts w:ascii="Times New Roman" w:hAnsi="Times New Roman" w:cs="Times New Roman"/>
          <w:highlight w:val="yellow"/>
        </w:rPr>
        <w:t xml:space="preserve"> certain </w:t>
      </w:r>
      <w:r w:rsidRPr="005C1163">
        <w:rPr>
          <w:rFonts w:ascii="Times New Roman" w:hAnsi="Times New Roman" w:cs="Times New Roman"/>
          <w:highlight w:val="yellow"/>
        </w:rPr>
        <w:t xml:space="preserve">groups and their </w:t>
      </w:r>
      <w:r w:rsidR="00000000" w:rsidRPr="005C1163">
        <w:rPr>
          <w:rFonts w:ascii="Times New Roman" w:hAnsi="Times New Roman" w:cs="Times New Roman"/>
          <w:highlight w:val="yellow"/>
        </w:rPr>
        <w:t>support practices while necessarily excluding others</w:t>
      </w:r>
      <w:r w:rsidRPr="005C1163">
        <w:rPr>
          <w:rFonts w:ascii="Times New Roman" w:hAnsi="Times New Roman" w:cs="Times New Roman"/>
          <w:highlight w:val="yellow"/>
        </w:rPr>
        <w:t xml:space="preserve"> depending on their relationship to CUNY or its campuses. I have chosen </w:t>
      </w:r>
      <w:r w:rsidR="00000000" w:rsidRPr="005C1163">
        <w:rPr>
          <w:rFonts w:ascii="Times New Roman" w:hAnsi="Times New Roman" w:cs="Times New Roman"/>
          <w:highlight w:val="yellow"/>
        </w:rPr>
        <w:t xml:space="preserve">CUNY </w:t>
      </w:r>
      <w:r w:rsidRPr="005C1163">
        <w:rPr>
          <w:rFonts w:ascii="Times New Roman" w:hAnsi="Times New Roman" w:cs="Times New Roman"/>
          <w:highlight w:val="yellow"/>
        </w:rPr>
        <w:t xml:space="preserve">as a site for this study because it </w:t>
      </w:r>
      <w:r w:rsidR="00000000" w:rsidRPr="005C1163">
        <w:rPr>
          <w:rFonts w:ascii="Times New Roman" w:hAnsi="Times New Roman" w:cs="Times New Roman"/>
          <w:highlight w:val="yellow"/>
        </w:rPr>
        <w:t xml:space="preserve">represents a distinctive case for </w:t>
      </w:r>
      <w:r w:rsidRPr="005C1163">
        <w:rPr>
          <w:rFonts w:ascii="Times New Roman" w:hAnsi="Times New Roman" w:cs="Times New Roman"/>
          <w:highlight w:val="yellow"/>
        </w:rPr>
        <w:t>exploring students’ peer literacies and composing practices on Reddit.</w:t>
      </w:r>
      <w:r w:rsidR="00000000" w:rsidRPr="00E93DF3">
        <w:rPr>
          <w:rFonts w:ascii="Times New Roman" w:hAnsi="Times New Roman" w:cs="Times New Roman"/>
        </w:rPr>
        <w:t xml:space="preserve"> As the nation's largest urban public university system serving predominantly working‑class students, first‑generation college students, and immigrants, CUNY operates under resource constraints that differ from elite private institutions. Students managing full‑time work, family caregiving responsibilities, and financial precarity navigate institutional systems differently than those with abundant financial resources and flexible schedules. Reddit communities documenting these navigation strategies reveal how structural inequalities shape students' knowledge‑seeking behaviors and mutual aid practices.</w:t>
      </w:r>
    </w:p>
    <w:p w14:paraId="032408C3"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Reddit's platform architecture enables CUNY students to constitute what might be called a reticulate public sphere, or a networked, student‑governed discursive space distinct from both institutional channels and the broader internet. Unlike centralized forums controlled by administrators, these subreddits operate through distributed volunteer labor as students and alumni moderate content, establish and negotiate community norms, and engage in multiple forms of social coordination. Together, CUNY Redditors seek immediate solutions to such issues as registration holds and financial aid delays, but they also share experiences and resources that accumulate as hyperlocal institutional memory over time. Accordingly, this combination of tactical problem‑solving and archival persistence has enabled CUNY's Reddit communities to document educational experiences and institutional failures that would otherwise remain invisible, accruing a federated ledger of student experience before, during, and after a contemporary flashpoint in the institutional and people's history of City University of New York.</w:t>
      </w:r>
    </w:p>
    <w:p w14:paraId="1870E4F4"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The timing of this study proves consequential. By examining discourse spanning 2011–2025, I capture patterns across multiple crisis moments: Hurricane Sandy (2012), federal sequestration cuts (2013), CUNY budget crises (2016‑2017), COVID‑19 pandemic (2020‑2022), and federal aid suspensions (2025). This longitudinal scope reveals whether peer support infrastructure emerged reactively during acute crises or developed proactively through accumulated institutional frustrations. The temporal breadth enables analysis of whether these communities function as temporary crisis infrastructure or sustained knowledge systems.</w:t>
      </w:r>
    </w:p>
    <w:p w14:paraId="3E0C1C64"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lastRenderedPageBreak/>
        <w:t>While this dissertation focuses specifically on CUNY Reddit communities, the patterns I document have broader implications for understanding how students navigate under‑resourced institutions. Public universities across the United States face similar disinvestment patterns, producing comparable challenges with overcrowded classes, inadequate mental health services, confusing financial aid systems, and aging infrastructure. Students at these institutions likely develop analogous peer support networks using whatever digital platforms prove accessible and functional for their specific contexts.</w:t>
      </w:r>
    </w:p>
    <w:p w14:paraId="71A9F833"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This dissertation traces a productive tension: institutions invest in platforms designed for administrative control while students construct alternatives oriented toward mutual aid. CUNY's Reddit communities make this tension empirically visible. When the university blocks Discord on campus networks, students circulate VPN workarounds within hours. When CUNYfirst registration fails, ePermit strategies appear in searchable threads. When institutional resources prove inadequate, third‑party platform recommendations accumulate as collective knowledge. These are not isolated acts of circumvention but coordinated infrastructure‑building that reveals the ongoing negotiation between what institutions impose and what students require. Understanding this dialectic matters beyond CUNY: as higher education increasingly adopts surveillance‑oriented learning management systems, the tactical knowledge students develop to work around institutional constraints documents both the limits of administrative control and the persistence of peer coordination.</w:t>
      </w:r>
    </w:p>
    <w:p w14:paraId="20A3AE7F" w14:textId="77777777" w:rsidR="00712309" w:rsidRPr="00E93DF3" w:rsidRDefault="00000000">
      <w:pPr>
        <w:pStyle w:val="Heading2"/>
        <w:rPr>
          <w:rFonts w:ascii="Times New Roman" w:hAnsi="Times New Roman" w:cs="Times New Roman"/>
        </w:rPr>
      </w:pPr>
      <w:bookmarkStart w:id="99" w:name="X667a0c0e45d9fb996d541004028c3c78005174a"/>
      <w:bookmarkEnd w:id="3"/>
      <w:bookmarkEnd w:id="4"/>
      <w:bookmarkEnd w:id="98"/>
      <w:r w:rsidRPr="00E93DF3">
        <w:rPr>
          <w:rFonts w:ascii="Times New Roman" w:hAnsi="Times New Roman" w:cs="Times New Roman"/>
        </w:rPr>
        <w:t>1.2 Reddit as Research Site: Why Platform Analysis Matters</w:t>
      </w:r>
    </w:p>
    <w:p w14:paraId="4269FC41" w14:textId="77777777" w:rsidR="00712309" w:rsidRPr="00E93DF3" w:rsidRDefault="00000000">
      <w:pPr>
        <w:pStyle w:val="Heading3"/>
        <w:rPr>
          <w:rFonts w:ascii="Times New Roman" w:hAnsi="Times New Roman" w:cs="Times New Roman"/>
        </w:rPr>
      </w:pPr>
      <w:bookmarkStart w:id="100" w:name="what-is-reddit"/>
      <w:r w:rsidRPr="00E93DF3">
        <w:rPr>
          <w:rFonts w:ascii="Times New Roman" w:hAnsi="Times New Roman" w:cs="Times New Roman"/>
        </w:rPr>
        <w:t>1.2.1 What is Reddit?</w:t>
      </w:r>
    </w:p>
    <w:p w14:paraId="76FF1357" w14:textId="77777777" w:rsidR="00712309" w:rsidRPr="00E93DF3" w:rsidRDefault="00000000">
      <w:pPr>
        <w:pStyle w:val="FirstParagraph"/>
        <w:rPr>
          <w:rFonts w:ascii="Times New Roman" w:hAnsi="Times New Roman" w:cs="Times New Roman"/>
        </w:rPr>
      </w:pPr>
      <w:r w:rsidRPr="00E93DF3">
        <w:rPr>
          <w:rFonts w:ascii="Times New Roman" w:hAnsi="Times New Roman" w:cs="Times New Roman"/>
        </w:rPr>
        <w:t>Reddit operates as a distributed network of semi‑autonomous communities called subreddits. Each maintains distinct norms, moderation practices, and participant bases while sharing platform‑wide technical features. For CUNY students, this means r/Baruch, r/HunterCollege, and r/CUNY coexist as separate communities while platform features enable cross‑community information flow through user participation across multiple subreddits.</w:t>
      </w:r>
    </w:p>
    <w:p w14:paraId="3295E69E"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The platform's technical design embodies what danah boyd (2011) identifies as four key affordances of networked publics: persistence, searchability, replicability, and scalability. These affordances prove particularly consequential for crisis response. When a Hunter College student posts about housing insecurity at 2 am, that post persists indefinitely. Future students can search for and find it. The knowledge replicates across CUNY campuses. Support scales beyond what individual advisors could provide during office hours.</w:t>
      </w:r>
    </w:p>
    <w:p w14:paraId="3BBD1889"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Reddit's pseudonymity enables what Proferes (2017) calls context collapse management: the strategic separation of multiple social contexts. Users identified by chosen handles rather than legal names can make vulnerable disclosures that institutional surveillance would inhibit. Students discussing food insecurity, financial aid confusion, mental health crises, or institutional failures can seek peer support without risking their academic standing.</w:t>
      </w:r>
    </w:p>
    <w:p w14:paraId="60631124"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Yet critical scholarship complicates this apparent protection. Nissenbaum's framework (2004, 2010) reminds us that privacy depends on appropriate information flows between contexts—contexts that can be violated even when formal anonymity exists. Boyd (2014) documents how online platforms systematically collapse contexts that people work </w:t>
      </w:r>
      <w:r w:rsidRPr="00E93DF3">
        <w:rPr>
          <w:rFonts w:ascii="Times New Roman" w:hAnsi="Times New Roman" w:cs="Times New Roman"/>
        </w:rPr>
        <w:lastRenderedPageBreak/>
        <w:t>to keep separate. Pseudonymity offers incomplete protection against institutional surveillance, platform surveillance, or identification through pattern analysis. The permanence of Reddit archives, the platform's corporate interest in user data, and the visibility of participation patterns all challenge the assumption that pseudonymity creates genuine context separation.</w:t>
      </w:r>
    </w:p>
    <w:p w14:paraId="539575F5"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Despite these limitations, Reddit's pseudonymous architecture still shapes what discourse becomes possible. Struggles that remain hidden in campus interactions, where identity‑based power dynamics operate more visibly, can surface in Reddit threads precisely because the formal separation of contexts, however fragile, enables students to take risks they wouldn't take under institutional observation. The platform creates what Zhu et al. (2023) document as crisis‑responsive discourse communities. These emerge precisely when institutional channels prove inadequate, operating within the liminal space between pseudonymity's genuine affordances and its meaningful constraints.</w:t>
      </w:r>
    </w:p>
    <w:p w14:paraId="27DB16B7" w14:textId="77777777" w:rsidR="00712309" w:rsidRPr="00E93DF3" w:rsidRDefault="00000000">
      <w:pPr>
        <w:pStyle w:val="Heading3"/>
        <w:rPr>
          <w:rFonts w:ascii="Times New Roman" w:hAnsi="Times New Roman" w:cs="Times New Roman"/>
        </w:rPr>
      </w:pPr>
      <w:bookmarkStart w:id="101" w:name="why-reddit-for-this-study"/>
      <w:bookmarkEnd w:id="100"/>
      <w:r w:rsidRPr="00E93DF3">
        <w:rPr>
          <w:rFonts w:ascii="Times New Roman" w:hAnsi="Times New Roman" w:cs="Times New Roman"/>
        </w:rPr>
        <w:t>1.2.2 Why Reddit for This Study?</w:t>
      </w:r>
    </w:p>
    <w:p w14:paraId="1B0334BD" w14:textId="77777777" w:rsidR="00712309" w:rsidRPr="00E93DF3" w:rsidRDefault="00000000">
      <w:pPr>
        <w:pStyle w:val="FirstParagraph"/>
        <w:rPr>
          <w:rFonts w:ascii="Times New Roman" w:hAnsi="Times New Roman" w:cs="Times New Roman"/>
        </w:rPr>
      </w:pPr>
      <w:r w:rsidRPr="00E93DF3">
        <w:rPr>
          <w:rFonts w:ascii="Times New Roman" w:hAnsi="Times New Roman" w:cs="Times New Roman"/>
        </w:rPr>
        <w:t>This dissertation studies Reddit not because it represents all student experience but because its specific features enable analytical perspectives that complement traditional methods, revealing patterns difficult to capture through interviews, surveys, and institutional data.</w:t>
      </w:r>
    </w:p>
    <w:p w14:paraId="650AEA5C"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Reddit preserves 14 years of unsolicited discourse spanning 2011–2025, enabling analysis of how crisis response patterns evolved without retrospective bias. Unlike interviews requiring participants to reconstruct memory or surveys prompting specific topics, Reddit discourse emerges from students' own priorities at moments of actual need. When a student posts "i won't even have a house to live under or food to eat LMAO" at 1:36 am on a Tuesday, that captures crisis temporality that scheduled research encounters cannot access.</w:t>
      </w:r>
    </w:p>
    <w:p w14:paraId="6ECDB1FF"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The 273,702 CUNY posts across eight subreddit communities provide scale sufficient for distinguishing individual experiences from systematic patterns. While a single interview about food insecurity documents one person's struggle, Reddit's 216 posts about food reveal discourse intensification, temporal clustering around finals weeks, campus‑specific resource sharing networks, and linguistic patterns differentiating CUNY from elite institutions.</w:t>
      </w:r>
    </w:p>
    <w:p w14:paraId="64327706"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Reddit's upvoting mechanism provides built‑in validity checking, where highly‑scored posts demonstrate community recognition. When posts explaining ePermit navigation receive substantial upvotes, this signals that the strategy works and matters to the community. When posts about federal aid suspension panic garner hundreds of upvotes, those votes represent students confirming "this is my experience too."</w:t>
      </w:r>
    </w:p>
    <w:p w14:paraId="7F0D16E3"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Reddit operates 24/7 while CUNY administrative offices maintain 9 am–5 pm schedules. The concentration of help‑seeking posts between midnight and 5 am becomes visible through timestamps preserved in platform metadata, revealing when students experience acute crises and how peer networks provide support during hours when financial aid offices, academic advisors, and even campus security operate minimally.</w:t>
      </w:r>
    </w:p>
    <w:p w14:paraId="34341061" w14:textId="77777777" w:rsidR="00712309" w:rsidRPr="00E93DF3" w:rsidRDefault="00000000">
      <w:pPr>
        <w:pStyle w:val="Heading3"/>
        <w:rPr>
          <w:rFonts w:ascii="Times New Roman" w:hAnsi="Times New Roman" w:cs="Times New Roman"/>
        </w:rPr>
      </w:pPr>
      <w:bookmarkStart w:id="102" w:name="what-reddit-reveals"/>
      <w:bookmarkEnd w:id="101"/>
      <w:r w:rsidRPr="00E93DF3">
        <w:rPr>
          <w:rFonts w:ascii="Times New Roman" w:hAnsi="Times New Roman" w:cs="Times New Roman"/>
        </w:rPr>
        <w:t>1.2.3 What Reddit Reveals</w:t>
      </w:r>
    </w:p>
    <w:p w14:paraId="4C653420" w14:textId="77777777" w:rsidR="00712309" w:rsidRPr="00E93DF3" w:rsidRDefault="00000000">
      <w:pPr>
        <w:pStyle w:val="FirstParagraph"/>
        <w:rPr>
          <w:rFonts w:ascii="Times New Roman" w:hAnsi="Times New Roman" w:cs="Times New Roman"/>
        </w:rPr>
      </w:pPr>
      <w:r w:rsidRPr="00E93DF3">
        <w:rPr>
          <w:rFonts w:ascii="Times New Roman" w:hAnsi="Times New Roman" w:cs="Times New Roman"/>
        </w:rPr>
        <w:t xml:space="preserve">Reddit reveals what students prioritize enough to post about voluntarily. This analytical perspective proves impossible through alternative approaches. The relative frequency of food </w:t>
      </w:r>
      <w:r w:rsidRPr="00E93DF3">
        <w:rPr>
          <w:rFonts w:ascii="Times New Roman" w:hAnsi="Times New Roman" w:cs="Times New Roman"/>
        </w:rPr>
        <w:lastRenderedPageBreak/>
        <w:t>insecurity mentions, financial aid confusion, housing crises, and mental health struggles emerges from students' own concerns rather than researcher prompts, providing evidence of what actually matters in daily navigation of CUNY.</w:t>
      </w:r>
    </w:p>
    <w:p w14:paraId="618D9620"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Reddit threads document iterative problem‑solving as collective process. When a student posts confusion about TAP requirements, multiple peers contribute partial knowledge until someone with experience clarifies, creating a searchable resource for future students. This knowledge construction process becomes visible through threaded comments, timestamps, and edit histories.</w:t>
      </w:r>
    </w:p>
    <w:p w14:paraId="0FC5360D"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Students participating across multiple CUNY subreddits reveal comparative experiences, posting about Baruch registration difficulties, then Hunter course quality concerns, then general CUNY financial aid confusion. This cross‑community participation enables analysis of how tactical knowledge transfers across campuses. Studies of crisis‑focused subreddits show that safe online spaces can foster connectedness and serve as protective factors for individuals coping with suicidal thoughts</w:t>
      </w:r>
      <w:hyperlink r:id="rId10">
        <w:r w:rsidRPr="00E93DF3">
          <w:rPr>
            <w:rStyle w:val="Hyperlink"/>
            <w:rFonts w:ascii="Times New Roman" w:hAnsi="Times New Roman" w:cs="Times New Roman"/>
          </w:rPr>
          <w:t>[6]</w:t>
        </w:r>
      </w:hyperlink>
      <w:r w:rsidRPr="00E93DF3">
        <w:rPr>
          <w:rFonts w:ascii="Times New Roman" w:hAnsi="Times New Roman" w:cs="Times New Roman"/>
        </w:rPr>
        <w:t>, highlighting the broader significance of such peer‑led support networks.</w:t>
      </w:r>
    </w:p>
    <w:p w14:paraId="1BB73DD5" w14:textId="77777777" w:rsidR="00712309" w:rsidRPr="00E93DF3" w:rsidRDefault="00000000">
      <w:pPr>
        <w:pStyle w:val="Heading3"/>
        <w:rPr>
          <w:rFonts w:ascii="Times New Roman" w:hAnsi="Times New Roman" w:cs="Times New Roman"/>
        </w:rPr>
      </w:pPr>
      <w:bookmarkStart w:id="103" w:name="what-reddit-cannot-show"/>
      <w:bookmarkEnd w:id="102"/>
      <w:r w:rsidRPr="00E93DF3">
        <w:rPr>
          <w:rFonts w:ascii="Times New Roman" w:hAnsi="Times New Roman" w:cs="Times New Roman"/>
        </w:rPr>
        <w:t>1.2.4 What Reddit Cannot Show</w:t>
      </w:r>
    </w:p>
    <w:p w14:paraId="5FCBD531" w14:textId="77777777" w:rsidR="00712309" w:rsidRPr="00E93DF3" w:rsidRDefault="00000000">
      <w:pPr>
        <w:pStyle w:val="FirstParagraph"/>
        <w:rPr>
          <w:rFonts w:ascii="Times New Roman" w:hAnsi="Times New Roman" w:cs="Times New Roman"/>
        </w:rPr>
      </w:pPr>
      <w:r w:rsidRPr="00E93DF3">
        <w:rPr>
          <w:rFonts w:ascii="Times New Roman" w:hAnsi="Times New Roman" w:cs="Times New Roman"/>
        </w:rPr>
        <w:t>Platform analysis reveals patterns while systematically obscuring individual experiences and non‑participating populations.</w:t>
      </w:r>
    </w:p>
    <w:p w14:paraId="29BE9736"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Reddit users represent a self‑selected subset of CUNY students possessing internet access, digital literacy, platform awareness, and willingness to post publicly. Students without devices remain invisible; those avoiding social media don't appear; international students unfamiliar with Reddit aren't represented. Any claims about "CUNY students" based on Reddit data must acknowledge this selection.</w:t>
      </w:r>
    </w:p>
    <w:p w14:paraId="0FBBC75D"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Reddit posts document what students choose to disclose rather than necessarily revealing what students experience. While food insecurity mentions show students willing to discuss hunger publicly, absence of mentions doesn't prove absence of need.</w:t>
      </w:r>
    </w:p>
    <w:p w14:paraId="31DBFEF9"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Reddit posts lose embodied context as facial expressions disappear, tone of voice vanishes, and immediate physical circumstances get stripped away. Although Reddit preserves temporal context through timestamps and maintains spatial context through campus affiliations, it cannot capture the full situatedness of lived experience.</w:t>
      </w:r>
    </w:p>
    <w:p w14:paraId="5FD1552C" w14:textId="77777777" w:rsidR="00712309" w:rsidRPr="00E93DF3" w:rsidRDefault="00000000">
      <w:pPr>
        <w:pStyle w:val="Heading3"/>
        <w:rPr>
          <w:rFonts w:ascii="Times New Roman" w:hAnsi="Times New Roman" w:cs="Times New Roman"/>
        </w:rPr>
      </w:pPr>
      <w:bookmarkStart w:id="104" w:name="reddit-as-methodological-complement"/>
      <w:bookmarkEnd w:id="103"/>
      <w:r w:rsidRPr="00E93DF3">
        <w:rPr>
          <w:rFonts w:ascii="Times New Roman" w:hAnsi="Times New Roman" w:cs="Times New Roman"/>
        </w:rPr>
        <w:t>1.2.5 Reddit as Methodological Complement</w:t>
      </w:r>
    </w:p>
    <w:p w14:paraId="7CBD5418" w14:textId="77777777" w:rsidR="00712309" w:rsidRPr="00E93DF3" w:rsidRDefault="00000000">
      <w:pPr>
        <w:pStyle w:val="FirstParagraph"/>
        <w:rPr>
          <w:rFonts w:ascii="Times New Roman" w:hAnsi="Times New Roman" w:cs="Times New Roman"/>
        </w:rPr>
      </w:pPr>
      <w:r w:rsidRPr="00E93DF3">
        <w:rPr>
          <w:rFonts w:ascii="Times New Roman" w:hAnsi="Times New Roman" w:cs="Times New Roman"/>
        </w:rPr>
        <w:t>This dissertation treats Reddit analysis as complementary to traditional qualitative methods rather than their replacement. Platform analysis at scale (Chapter 2) reveals patterns requiring explanation, while ethnographic close reading (Chapter 3) grounds those patterns in individual testimonies.</w:t>
      </w:r>
    </w:p>
    <w:p w14:paraId="06501821"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Reddit's methodological value lies precisely in showing what institutional research cannot: after‑hours support networks, tactical knowledge circulating outside official channels, collective sense‑making when institutions fail</w:t>
      </w:r>
      <w:r w:rsidRPr="00E93DF3">
        <w:rPr>
          <w:rFonts w:ascii="Times New Roman" w:hAnsi="Times New Roman" w:cs="Times New Roman"/>
          <w:highlight w:val="yellow"/>
        </w:rPr>
        <w:t>, temporal evolution of crisis discourse,</w:t>
      </w:r>
      <w:r w:rsidRPr="00E93DF3">
        <w:rPr>
          <w:rFonts w:ascii="Times New Roman" w:hAnsi="Times New Roman" w:cs="Times New Roman"/>
        </w:rPr>
        <w:t xml:space="preserve"> and vernacular infrastructure students build despite rather than through administrative systems.</w:t>
      </w:r>
    </w:p>
    <w:p w14:paraId="49BA63C2" w14:textId="77777777" w:rsidR="00712309" w:rsidRPr="00E93DF3" w:rsidRDefault="00000000">
      <w:pPr>
        <w:pStyle w:val="Heading3"/>
        <w:rPr>
          <w:rFonts w:ascii="Times New Roman" w:hAnsi="Times New Roman" w:cs="Times New Roman"/>
        </w:rPr>
      </w:pPr>
      <w:bookmarkStart w:id="105" w:name="Xa749adc5540875eec3c52bd8733ec48fab0eb76"/>
      <w:bookmarkEnd w:id="104"/>
      <w:r w:rsidRPr="00E93DF3">
        <w:rPr>
          <w:rFonts w:ascii="Times New Roman" w:hAnsi="Times New Roman" w:cs="Times New Roman"/>
        </w:rPr>
        <w:lastRenderedPageBreak/>
        <w:t>1.3 Theoretical Framework: Digital Infrastructure and Community Knowledge</w:t>
      </w:r>
    </w:p>
    <w:p w14:paraId="0E91E50B" w14:textId="77777777" w:rsidR="00712309" w:rsidRPr="00E93DF3" w:rsidRDefault="00000000">
      <w:pPr>
        <w:pStyle w:val="Heading4"/>
        <w:rPr>
          <w:rFonts w:ascii="Times New Roman" w:hAnsi="Times New Roman" w:cs="Times New Roman"/>
        </w:rPr>
      </w:pPr>
      <w:bookmarkStart w:id="106" w:name="X41b40ebdebf29f1e3350be0617cba280097ea6e"/>
      <w:r w:rsidRPr="00E93DF3">
        <w:rPr>
          <w:rFonts w:ascii="Times New Roman" w:hAnsi="Times New Roman" w:cs="Times New Roman"/>
        </w:rPr>
        <w:t>1.3.1 Digital Ethnography: Studying the Embedded Internet</w:t>
      </w:r>
    </w:p>
    <w:p w14:paraId="0E0C8920" w14:textId="77777777" w:rsidR="00712309" w:rsidRPr="00E93DF3" w:rsidRDefault="00000000">
      <w:pPr>
        <w:pStyle w:val="FirstParagraph"/>
        <w:rPr>
          <w:rFonts w:ascii="Times New Roman" w:hAnsi="Times New Roman" w:cs="Times New Roman"/>
        </w:rPr>
      </w:pPr>
      <w:r w:rsidRPr="00E93DF3">
        <w:rPr>
          <w:rFonts w:ascii="Times New Roman" w:hAnsi="Times New Roman" w:cs="Times New Roman"/>
        </w:rPr>
        <w:t>CUNY Reddit communities reveal something particular about how students coordinate across platforms. A Baruch post captures this tension: "Everyone's constantly on their phones but yet they can't respond to a message for the group project." Students coordinate across multiple platforms simultaneously, generating redundant questions in WhatsApp groups while spreading crisis alerts across "here snapchat, Twitter, Instagram." Comprehensive guides navigate from Reddit to NYC.gov benefits systems. Student organizations maintain presence across Discord, GroupMe, and Reddit, creating platform ecosystems rather than singular digital homes.</w:t>
      </w:r>
    </w:p>
    <w:p w14:paraId="11F557F6"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Physical campus spaces reveal how digital and material experiences merge. Phone calls disrupt library study spaces. Noise‑cancelling headphones create contested boundaries between digital bubbles and physical presence. Students discover institutional resources through Reddit rather than official channels, celebrating finding free WSJ/NYT access. Reddit functions as shadow IT support system.</w:t>
      </w:r>
    </w:p>
    <w:p w14:paraId="0C3C28D9"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Christine Hine's concept of the "embedded, embodied, and everyday" internet (2015) provides a framework for this analysis. Hine argues: "The internet has become embedded into our daily lives, no longer an esoteric phenomenon, but instead an unremarkable way of carrying out our interactions with one another" (p. 1). This shift from treating the internet as a separate cyberspace to recognizing it as woven through daily life changes what questions we can ask. Rather than studying online communities versus offline communities, I examine how CUNY students move fluidly between Reddit, other digital platforms, campus spaces, and city transit.</w:t>
      </w:r>
    </w:p>
    <w:p w14:paraId="7AF7D44F"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Bart Barendregt's umbrella concept of digital ethnography (2021) offers methodological grounding: "an umbrella term for what is a set of highly flexible and adaptive methods that study the use of digital technology both on‑ and offline" (p. 169). Mirca Madianou and Daniel Miller's concept of polymedia (2012) illuminates how people navigate relationships across multiple platforms. Barendregt applies this concept to digital ethnography methods, helping explain CUNY students' movement between Reddit and other communication systems.</w:t>
      </w:r>
    </w:p>
    <w:p w14:paraId="1098E5D8"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Sarah Pink and colleagues' principle of "non‑digital‑centric‑ness" (2016) prevents fetishizing Reddit as purely digital space. Their framework for studying "relationships," "social worlds," and "localities" offers tools for understanding how r/CUNY functions as both networked public and local community.</w:t>
      </w:r>
    </w:p>
    <w:p w14:paraId="54B64EC8"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The project studies local publics in situ through Elenore Long's approach to community‑literacy studies (2008), which engages the specific contexts or locations that shape discursive sites; the tenor, genre, or register of the discourse; the literacies employed to engage publicly; and the iterative process of rhetorical invention that members use to determine what to say, do, and write. This framework offers a critical lexicon for exploring how these communities carve out "scraps of discursive space" distinct from the university and the dominant public it represents (Wells, 326). These mixed methods enable me to examine the interplay between vernacular and institutional discourses as they manifest in student contributions to Reddit, situating the "untidy communicative practices" that shape public student life over social media (Hauser 2022).</w:t>
      </w:r>
    </w:p>
    <w:p w14:paraId="70F93B26" w14:textId="77777777" w:rsidR="00712309" w:rsidRPr="00E93DF3" w:rsidRDefault="00000000">
      <w:pPr>
        <w:pStyle w:val="Heading4"/>
        <w:rPr>
          <w:rFonts w:ascii="Times New Roman" w:hAnsi="Times New Roman" w:cs="Times New Roman"/>
        </w:rPr>
      </w:pPr>
      <w:bookmarkStart w:id="107" w:name="X993f9ee3fb45598473f4bc0f801d2b1ab87de28"/>
      <w:bookmarkEnd w:id="106"/>
      <w:r w:rsidRPr="00E93DF3">
        <w:rPr>
          <w:rFonts w:ascii="Times New Roman" w:hAnsi="Times New Roman" w:cs="Times New Roman"/>
        </w:rPr>
        <w:lastRenderedPageBreak/>
        <w:t>1.3.2 Ethnomethodology: How Communities Create Order</w:t>
      </w:r>
    </w:p>
    <w:p w14:paraId="245F219C" w14:textId="77777777" w:rsidR="00712309" w:rsidRPr="00E93DF3" w:rsidRDefault="00000000">
      <w:pPr>
        <w:pStyle w:val="FirstParagraph"/>
        <w:rPr>
          <w:rFonts w:ascii="Times New Roman" w:hAnsi="Times New Roman" w:cs="Times New Roman"/>
        </w:rPr>
      </w:pPr>
      <w:r w:rsidRPr="00E93DF3">
        <w:rPr>
          <w:rFonts w:ascii="Times New Roman" w:hAnsi="Times New Roman" w:cs="Times New Roman"/>
        </w:rPr>
        <w:t>Harold Garfinkel's ethnomethodology (1967) explains how Reddit users accomplish social order through everyday practices. Ethnomethodology studies how people actively create social order moment‑to‑moment, not what social order is but how participants produce it through practical actions. His focus on "accountability" illuminates how upvoting creates community coherence. When students upvote posts defending CUNY, they produce visible institutional pride statements. When they upvote posts correcting misinformation, they enforce academic freedom norms. High scores make community standards publicly measurable rather than merely reflecting popularity.</w:t>
      </w:r>
    </w:p>
    <w:p w14:paraId="70991A70"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The concept of "indexicality" (context‑dependent meaning) explains how tactical knowledge becomes comprehensible only within CUNY's specific bureaucratic culture. Baruch posts demonstrate this with five‑step Coursicle strategies: "Take the closed class and put it in your shopping cart on CUNYfirst...Wait for waitlists to be dropped usually happens 2–4 days before semester begins." Additional insider knowledge includes swap strategies, ePermit expertise, and bookmark tricks to avoid CUNYfirst login errors—all expressions requiring institutional context.</w:t>
      </w:r>
    </w:p>
    <w:p w14:paraId="3C982071"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Garfinkel's emphasis on practical reasoning reveals how students collectively construct navigational knowledge. Long threads serve as living guides updated each semester for BMCC nursing programs, coordinate academic advisor crisis responses, and troubleshoot transfer complexities. These threads document the "documentary method": students building shared interpretive schemes through collaborative practice.</w:t>
      </w:r>
    </w:p>
    <w:p w14:paraId="33215C27"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James Clifford's critique of ethnographic authority (1983) shapes this study's approach to representation. Clifford argued that traditional ethnographers positioned themselves as omniscient observers whose interpretations trumped informants' own understandings. His call for "polyphonic" ethnography—incorporating multiple voices and perspectives—challenges this hierarchical model. As Clifford notes: "There is no longer any place of overview (mountaintop) from which to map human ways of life" (p. 140). This means treating Reddit users' analyses as theoretical contributions rather than raw data requiring expert interpretation.</w:t>
      </w:r>
    </w:p>
    <w:p w14:paraId="21D91A7D"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In addition to digital ethnography, this dissertation employs institutional ethnography to examine how university discourses shape and are shaped by student interactions on social media. Institutional ethnography, developed by sociologist Dorothy E. Smith, supports a critical examination of the "boss texts" of the university, or the official documents and communications that govern student life, and how these texts are contested and reinterpreted by student groups. This methodology illuminates the interplay between vernacular and institutional discourses, revealing how students resist and reconfigure institutional constraints through their digital practices.</w:t>
      </w:r>
    </w:p>
    <w:p w14:paraId="20D9EA7B" w14:textId="77777777" w:rsidR="00712309" w:rsidRPr="00E93DF3" w:rsidRDefault="00000000">
      <w:pPr>
        <w:pStyle w:val="Heading4"/>
        <w:rPr>
          <w:rFonts w:ascii="Times New Roman" w:hAnsi="Times New Roman" w:cs="Times New Roman"/>
        </w:rPr>
      </w:pPr>
      <w:bookmarkStart w:id="108" w:name="X76ab435794d646519e43da05fb8d038b95c5cfe"/>
      <w:bookmarkEnd w:id="107"/>
      <w:r w:rsidRPr="00E93DF3">
        <w:rPr>
          <w:rFonts w:ascii="Times New Roman" w:hAnsi="Times New Roman" w:cs="Times New Roman"/>
        </w:rPr>
        <w:t>1.3.3 Infrastructure Theory: Broken World Thinking and Repair</w:t>
      </w:r>
    </w:p>
    <w:p w14:paraId="6E7D5155" w14:textId="77777777" w:rsidR="00E93DF3" w:rsidRPr="00E93DF3" w:rsidRDefault="00E93DF3" w:rsidP="00E93DF3">
      <w:pPr>
        <w:pStyle w:val="NormalWeb"/>
      </w:pPr>
      <w:r w:rsidRPr="00E93DF3">
        <w:t xml:space="preserve">Across CUNY subreddits, student posts documenting broken elevators, nonfunctioning internet during finals, missing financial aid disbursements, and inoperable water fountains accumulate into a patterned account of institutional retreat rather than isolated grievances. These posts do not simply register dissatisfaction; they perform what Susan Leigh Star describes as infrastructural articulation. Infrastructure, Star argues, is not a thing but a relation that becomes perceptible when it fails and must be explained, enumerated, or worked around (Star 381–83). Reddit </w:t>
      </w:r>
      <w:r w:rsidRPr="00E93DF3">
        <w:lastRenderedPageBreak/>
        <w:t>threads that catalog decay therefore function as informal audits of institutional capacity, translating opaque failures into legible, shareable knowledge. The repetition of these accounts across campuses and time produces a collective map of institutional unreliability, one that students consult not to demand repair from the university but to recalibrate expectations and plan around absence. In this sense, student composing practices on Reddit enact a shift from reliance to diagnosis: the platform becomes a space where infrastructural conditions are named, compared, and stabilized through discourse, even as the material systems themselves remain unresolved.</w:t>
      </w:r>
    </w:p>
    <w:p w14:paraId="58A62369" w14:textId="77777777" w:rsidR="00E93DF3" w:rsidRPr="00E93DF3" w:rsidRDefault="00E93DF3" w:rsidP="00E93DF3">
      <w:pPr>
        <w:pStyle w:val="NormalWeb"/>
      </w:pPr>
      <w:r w:rsidRPr="00E93DF3">
        <w:t>Steven J. Jackson’s formulation of “broken world thinking” pushes this analysis further by reframing these practices as generative rather than reactive. Jackson asks what becomes visible when erosion and decay serve as analytic starting points, and his answer centers maintenance and repair as ongoing forms of world-making rather than temporary interventions (Jackson 222–24). Within CUNY Reddit communities, this orientation is evident in how students construct secondary infrastructures alongside failing institutional ones. When advising systems stall, students assemble crowdsourced pathways for immigrant students navigating documentation requirements; when official data about courses or instructors is inaccessible, they scrape, aggregate, and circulate evaluation data; when program requirements remain informally gatekept, students surface hidden sequences and unofficial workarounds. These practices do not restore the original systems. Instead, they reroute around them, producing durable knowledge structures that persist beyond the immediate crisis. Reddit thus operates as a site of infrastructural substitution, where maintenance work accrues into alternative systems of coordination, guidance, and care. Read this way, student activity on Reddit exemplifies repair as infrastructure construction, revealing how institutional life continues through user labor that remains structurally necessary yet formally unacknowledged.</w:t>
      </w:r>
    </w:p>
    <w:p w14:paraId="78A964CF" w14:textId="77777777" w:rsidR="00E93DF3" w:rsidRPr="00E93DF3" w:rsidRDefault="00801140" w:rsidP="00E93DF3">
      <w:pPr>
        <w:rPr>
          <w:rFonts w:ascii="Times New Roman" w:hAnsi="Times New Roman" w:cs="Times New Roman"/>
        </w:rPr>
      </w:pPr>
      <w:r w:rsidRPr="00801140">
        <w:rPr>
          <w:rFonts w:ascii="Times New Roman" w:hAnsi="Times New Roman" w:cs="Times New Roman"/>
          <w:noProof/>
        </w:rPr>
        <w:pict w14:anchorId="17C2025D">
          <v:rect id="_x0000_i1027" alt="" style="width:468pt;height:.05pt;mso-width-percent:0;mso-height-percent:0;mso-width-percent:0;mso-height-percent:0" o:hralign="center" o:hrstd="t" o:hr="t" fillcolor="#a0a0a0" stroked="f"/>
        </w:pict>
      </w:r>
    </w:p>
    <w:p w14:paraId="158D4819" w14:textId="77777777" w:rsidR="00E93DF3" w:rsidRPr="00E93DF3" w:rsidRDefault="00E93DF3" w:rsidP="00E93DF3">
      <w:pPr>
        <w:pStyle w:val="Heading2"/>
        <w:rPr>
          <w:rFonts w:ascii="Times New Roman" w:hAnsi="Times New Roman" w:cs="Times New Roman"/>
        </w:rPr>
      </w:pPr>
      <w:r w:rsidRPr="00E93DF3">
        <w:rPr>
          <w:rFonts w:ascii="Times New Roman" w:hAnsi="Times New Roman" w:cs="Times New Roman"/>
        </w:rPr>
        <w:t>Works Cited</w:t>
      </w:r>
    </w:p>
    <w:p w14:paraId="681393F6" w14:textId="77777777" w:rsidR="00E93DF3" w:rsidRPr="00E93DF3" w:rsidRDefault="00E93DF3" w:rsidP="00E93DF3">
      <w:pPr>
        <w:pStyle w:val="NormalWeb"/>
      </w:pPr>
      <w:r w:rsidRPr="00E93DF3">
        <w:t xml:space="preserve">Jackson, Steven J. “Rethinking Repair.” </w:t>
      </w:r>
      <w:r w:rsidRPr="00E93DF3">
        <w:rPr>
          <w:rStyle w:val="Emphasis"/>
        </w:rPr>
        <w:t>Media Technologies: Essays on Communication, Materiality, and Society</w:t>
      </w:r>
      <w:r w:rsidRPr="00E93DF3">
        <w:t>, edited by Tarleton Gillespie, Pablo J. Boczkowski, and Kirsten A. Foot, MIT Press, 2014, pp. 221–39.</w:t>
      </w:r>
    </w:p>
    <w:p w14:paraId="52203D00" w14:textId="77777777" w:rsidR="00E93DF3" w:rsidRPr="00E93DF3" w:rsidRDefault="00E93DF3" w:rsidP="00E93DF3">
      <w:pPr>
        <w:pStyle w:val="NormalWeb"/>
      </w:pPr>
      <w:r w:rsidRPr="00E93DF3">
        <w:t xml:space="preserve">Star, Susan Leigh. “The Ethnography of Infrastructure.” </w:t>
      </w:r>
      <w:r w:rsidRPr="00E93DF3">
        <w:rPr>
          <w:rStyle w:val="Emphasis"/>
        </w:rPr>
        <w:t>American Behavioral Scientist</w:t>
      </w:r>
      <w:r w:rsidRPr="00E93DF3">
        <w:t>, vol. 43, no. 3, 1999, pp. 377–91.</w:t>
      </w:r>
    </w:p>
    <w:p w14:paraId="577FA81C"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When Steven J. Jackson advances the concept of "broken world thinking" (2014), he asks "what happens when we take erosion, breakdown, and decay, rather than novelty, growth, and progress, as our starting points?" Broken world thinking positions maintenance and repair as generative sites of knowledge production, shifting our attention from what institutions promise to how people navigate what is on offer. Jackson's approach legitimizes peer‑produced navigation systems as sophisticated responses worthy of scholarly attention.</w:t>
      </w:r>
    </w:p>
    <w:p w14:paraId="576111FD"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Students innovate sophisticated repair strategies. They build web tools scraping teacher evaluation data after institutional systems fail. They navigate broken advising systems as immigrant students. They reveal hidden nursing program pathways as alternative routes around </w:t>
      </w:r>
      <w:r w:rsidRPr="00E93DF3">
        <w:rPr>
          <w:rFonts w:ascii="Times New Roman" w:hAnsi="Times New Roman" w:cs="Times New Roman"/>
        </w:rPr>
        <w:lastRenderedPageBreak/>
        <w:t>gatekeeping barriers. These examples show repair as infrastructure construction rather than temporary fixes. Reddit becomes a site of continuous maintenance where each solved registration problem, shared food resource, or mental health support thread represents infrastructure work by users rather than institutions.</w:t>
      </w:r>
    </w:p>
    <w:p w14:paraId="41FBEC41" w14:textId="77777777" w:rsidR="00712309" w:rsidRPr="00E93DF3" w:rsidRDefault="00000000">
      <w:pPr>
        <w:pStyle w:val="Heading4"/>
        <w:rPr>
          <w:rFonts w:ascii="Times New Roman" w:hAnsi="Times New Roman" w:cs="Times New Roman"/>
        </w:rPr>
      </w:pPr>
      <w:bookmarkStart w:id="109" w:name="X18ac2dd82bf3bcede39e5ddbe5e15f05094321a"/>
      <w:bookmarkEnd w:id="108"/>
      <w:r w:rsidRPr="00E93DF3">
        <w:rPr>
          <w:rFonts w:ascii="Times New Roman" w:hAnsi="Times New Roman" w:cs="Times New Roman"/>
        </w:rPr>
        <w:t>1.3.4 Platform Studies: Reddit's Governance Ecosystem</w:t>
      </w:r>
    </w:p>
    <w:p w14:paraId="2C218230" w14:textId="6DE94080" w:rsidR="00712309" w:rsidRPr="00E93DF3" w:rsidRDefault="00000000" w:rsidP="00E93DF3">
      <w:pPr>
        <w:pStyle w:val="FirstParagraph"/>
        <w:rPr>
          <w:rFonts w:ascii="Times New Roman" w:hAnsi="Times New Roman" w:cs="Times New Roman"/>
        </w:rPr>
      </w:pPr>
      <w:r w:rsidRPr="00E93DF3">
        <w:rPr>
          <w:rFonts w:ascii="Times New Roman" w:hAnsi="Times New Roman" w:cs="Times New Roman"/>
          <w:highlight w:val="yellow"/>
        </w:rPr>
        <w:t xml:space="preserve">Casey Fiesler's work on Reddit's ecosystem of governance (2018) provides a framework for understanding how CUNY </w:t>
      </w:r>
      <w:r w:rsidR="00E93DF3" w:rsidRPr="00E93DF3">
        <w:rPr>
          <w:rFonts w:ascii="Times New Roman" w:hAnsi="Times New Roman" w:cs="Times New Roman"/>
          <w:highlight w:val="yellow"/>
        </w:rPr>
        <w:t>communities’</w:t>
      </w:r>
      <w:r w:rsidRPr="00E93DF3">
        <w:rPr>
          <w:rFonts w:ascii="Times New Roman" w:hAnsi="Times New Roman" w:cs="Times New Roman"/>
          <w:highlight w:val="yellow"/>
        </w:rPr>
        <w:t xml:space="preserve"> self‑regulate through moderation, community norms, and collective enforcement.</w:t>
      </w:r>
      <w:r w:rsidR="00E93DF3" w:rsidRPr="00E93DF3">
        <w:rPr>
          <w:rFonts w:ascii="Times New Roman" w:hAnsi="Times New Roman" w:cs="Times New Roman"/>
          <w:highlight w:val="yellow"/>
        </w:rPr>
        <w:t xml:space="preserve"> Research</w:t>
      </w:r>
      <w:r w:rsidRPr="00E93DF3">
        <w:rPr>
          <w:rFonts w:ascii="Times New Roman" w:hAnsi="Times New Roman" w:cs="Times New Roman"/>
          <w:highlight w:val="yellow"/>
        </w:rPr>
        <w:t xml:space="preserve"> </w:t>
      </w:r>
      <w:r w:rsidR="00E93DF3" w:rsidRPr="00E93DF3">
        <w:rPr>
          <w:rFonts w:ascii="Times New Roman" w:hAnsi="Times New Roman" w:cs="Times New Roman"/>
          <w:highlight w:val="yellow"/>
        </w:rPr>
        <w:t xml:space="preserve">on </w:t>
      </w:r>
      <w:r w:rsidRPr="00E93DF3">
        <w:rPr>
          <w:rFonts w:ascii="Times New Roman" w:hAnsi="Times New Roman" w:cs="Times New Roman"/>
          <w:highlight w:val="yellow"/>
        </w:rPr>
        <w:t>self‑governance</w:t>
      </w:r>
      <w:r w:rsidR="00E93DF3" w:rsidRPr="00E93DF3">
        <w:rPr>
          <w:rFonts w:ascii="Times New Roman" w:hAnsi="Times New Roman" w:cs="Times New Roman"/>
          <w:highlight w:val="yellow"/>
        </w:rPr>
        <w:t xml:space="preserve"> spans</w:t>
      </w:r>
      <w:r w:rsidRPr="00E93DF3">
        <w:rPr>
          <w:rFonts w:ascii="Times New Roman" w:hAnsi="Times New Roman" w:cs="Times New Roman"/>
          <w:highlight w:val="yellow"/>
        </w:rPr>
        <w:t xml:space="preserve"> communities protect</w:t>
      </w:r>
      <w:r w:rsidR="00E93DF3" w:rsidRPr="00E93DF3">
        <w:rPr>
          <w:rFonts w:ascii="Times New Roman" w:hAnsi="Times New Roman" w:cs="Times New Roman"/>
          <w:highlight w:val="yellow"/>
        </w:rPr>
        <w:t>ing</w:t>
      </w:r>
      <w:r w:rsidRPr="00E93DF3">
        <w:rPr>
          <w:rFonts w:ascii="Times New Roman" w:hAnsi="Times New Roman" w:cs="Times New Roman"/>
          <w:highlight w:val="yellow"/>
        </w:rPr>
        <w:t xml:space="preserve"> medical privacy dignity, coordinat</w:t>
      </w:r>
      <w:r w:rsidR="00E93DF3" w:rsidRPr="00E93DF3">
        <w:rPr>
          <w:rFonts w:ascii="Times New Roman" w:hAnsi="Times New Roman" w:cs="Times New Roman"/>
          <w:highlight w:val="yellow"/>
        </w:rPr>
        <w:t>ing</w:t>
      </w:r>
      <w:r w:rsidRPr="00E93DF3">
        <w:rPr>
          <w:rFonts w:ascii="Times New Roman" w:hAnsi="Times New Roman" w:cs="Times New Roman"/>
          <w:highlight w:val="yellow"/>
        </w:rPr>
        <w:t xml:space="preserve"> collective phishing detection and security literacy, </w:t>
      </w:r>
      <w:r w:rsidR="00E93DF3" w:rsidRPr="00E93DF3">
        <w:rPr>
          <w:rFonts w:ascii="Times New Roman" w:hAnsi="Times New Roman" w:cs="Times New Roman"/>
          <w:highlight w:val="yellow"/>
        </w:rPr>
        <w:t>supporting</w:t>
      </w:r>
      <w:r w:rsidRPr="00E93DF3">
        <w:rPr>
          <w:rFonts w:ascii="Times New Roman" w:hAnsi="Times New Roman" w:cs="Times New Roman"/>
          <w:highlight w:val="yellow"/>
        </w:rPr>
        <w:t xml:space="preserve"> </w:t>
      </w:r>
      <w:r w:rsidR="00E93DF3" w:rsidRPr="00E93DF3">
        <w:rPr>
          <w:rFonts w:ascii="Times New Roman" w:hAnsi="Times New Roman" w:cs="Times New Roman"/>
          <w:highlight w:val="yellow"/>
        </w:rPr>
        <w:t>establishing reporting</w:t>
      </w:r>
      <w:r w:rsidR="00E93DF3" w:rsidRPr="00E93DF3">
        <w:rPr>
          <w:rFonts w:ascii="Times New Roman" w:hAnsi="Times New Roman" w:cs="Times New Roman"/>
          <w:highlight w:val="yellow"/>
        </w:rPr>
        <w:t xml:space="preserve"> </w:t>
      </w:r>
      <w:r w:rsidRPr="00E93DF3">
        <w:rPr>
          <w:rFonts w:ascii="Times New Roman" w:hAnsi="Times New Roman" w:cs="Times New Roman"/>
          <w:highlight w:val="yellow"/>
        </w:rPr>
        <w:t>norms for professorial misconduct, and creat</w:t>
      </w:r>
      <w:r w:rsidR="00E93DF3" w:rsidRPr="00E93DF3">
        <w:rPr>
          <w:rFonts w:ascii="Times New Roman" w:hAnsi="Times New Roman" w:cs="Times New Roman"/>
          <w:highlight w:val="yellow"/>
        </w:rPr>
        <w:t>ing</w:t>
      </w:r>
      <w:r w:rsidRPr="00E93DF3">
        <w:rPr>
          <w:rFonts w:ascii="Times New Roman" w:hAnsi="Times New Roman" w:cs="Times New Roman"/>
          <w:highlight w:val="yellow"/>
        </w:rPr>
        <w:t xml:space="preserve"> informal security networks for campus safety.</w:t>
      </w:r>
    </w:p>
    <w:p w14:paraId="1C8C2343"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Nicholas Proferes' systematic review of Reddit research (2021) identifies key platform characteristics: pseudonymity enabling vulnerable disclosures, karma systems validating expertise, and threaded discussions preserving institutional memory. For CUNY students, these features shift Reddit from social media into educational infrastructure. Professors use throwaway accounts for vulnerable pedagogy questions. Posts document defenses against false cheating accusations requiring anonymity. Users explicitly choose Reddit over Facebook for privacy when discussing sensitive campus issues.</w:t>
      </w:r>
    </w:p>
    <w:p w14:paraId="4731812E"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High scores mark community‑recognized knowledge authority. Posts validate academic crisis recovery expertise. Financial aid guides with dozens of comments establish authority. High‑scored comments confirm TAP disbursement knowledge and validate work‑study balance wisdom. Karma becomes proxy for trustworthiness in decentralized knowledge systems.</w:t>
      </w:r>
    </w:p>
    <w:p w14:paraId="51359242"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Joseph Reagle's work on disguising Reddit sources (2022) and Amy Bruckman's "amateur artist" framework (2002) address ethical tensions in making visible what users may consider contextually private.</w:t>
      </w:r>
    </w:p>
    <w:p w14:paraId="0F38D1EF" w14:textId="77777777" w:rsidR="00712309" w:rsidRPr="00E93DF3" w:rsidRDefault="00000000">
      <w:pPr>
        <w:pStyle w:val="Heading4"/>
        <w:rPr>
          <w:rFonts w:ascii="Times New Roman" w:hAnsi="Times New Roman" w:cs="Times New Roman"/>
        </w:rPr>
      </w:pPr>
      <w:bookmarkStart w:id="110" w:name="Xb3c8a77c229894ffa470a6115fac4cb383f5102"/>
      <w:bookmarkEnd w:id="109"/>
      <w:r w:rsidRPr="00E93DF3">
        <w:rPr>
          <w:rFonts w:ascii="Times New Roman" w:hAnsi="Times New Roman" w:cs="Times New Roman"/>
        </w:rPr>
        <w:t>1.3.5 Educational Theory: Tactics, Resistance, and Study</w:t>
      </w:r>
    </w:p>
    <w:p w14:paraId="7CCDA282" w14:textId="63683D65" w:rsidR="001D6422" w:rsidRDefault="00E93DF3">
      <w:pPr>
        <w:pStyle w:val="BodyText"/>
        <w:rPr>
          <w:rFonts w:ascii="Times New Roman" w:hAnsi="Times New Roman" w:cs="Times New Roman"/>
        </w:rPr>
      </w:pPr>
      <w:r w:rsidRPr="00E93DF3">
        <w:rPr>
          <w:rFonts w:ascii="Times New Roman" w:hAnsi="Times New Roman" w:cs="Times New Roman"/>
        </w:rPr>
        <w:t xml:space="preserve">Michel de Certeau’s distinction between </w:t>
      </w:r>
      <w:r w:rsidRPr="00E93DF3">
        <w:rPr>
          <w:rFonts w:ascii="Times New Roman" w:hAnsi="Times New Roman" w:cs="Times New Roman"/>
          <w:b/>
          <w:bCs/>
        </w:rPr>
        <w:t>strategies</w:t>
      </w:r>
      <w:r w:rsidRPr="00E93DF3">
        <w:rPr>
          <w:rFonts w:ascii="Times New Roman" w:hAnsi="Times New Roman" w:cs="Times New Roman"/>
        </w:rPr>
        <w:t xml:space="preserve"> and </w:t>
      </w:r>
      <w:r w:rsidRPr="00E93DF3">
        <w:rPr>
          <w:rFonts w:ascii="Times New Roman" w:hAnsi="Times New Roman" w:cs="Times New Roman"/>
          <w:b/>
          <w:bCs/>
        </w:rPr>
        <w:t>tactics</w:t>
      </w:r>
      <w:r w:rsidRPr="00E93DF3">
        <w:rPr>
          <w:rFonts w:ascii="Times New Roman" w:hAnsi="Times New Roman" w:cs="Times New Roman"/>
        </w:rPr>
        <w:t xml:space="preserve"> provides a durable paradigm for understanding how CUNY students have used Reddit to manage institutional life before, during, and after the COVID-19 pandemic. In this frame, the university operates as a strategic actor, governing through enrollment systems, learning management platforms, policy announcements, and bureaucratic timelines that presume stability and legibility. Reddit, by contrast, functions as a site of tactical practice, where students improvise responses to institutional conditions they do not control. As de Certeau argues in </w:t>
      </w:r>
      <w:r w:rsidRPr="00E93DF3">
        <w:rPr>
          <w:rFonts w:ascii="Times New Roman" w:hAnsi="Times New Roman" w:cs="Times New Roman"/>
          <w:i/>
          <w:iCs/>
        </w:rPr>
        <w:t>The Practice of Everyday Life</w:t>
      </w:r>
      <w:r w:rsidRPr="00E93DF3">
        <w:rPr>
          <w:rFonts w:ascii="Times New Roman" w:hAnsi="Times New Roman" w:cs="Times New Roman"/>
        </w:rPr>
        <w:t xml:space="preserve">, tactics emerge within spaces owned by others and operate through timing, opportunism, and recombination rather than long-term planning (xix–xx). This dynamic becomes especially visible during the abrupt shift to distance learning following the March 2020 educational recess, when institutional </w:t>
      </w:r>
      <w:r>
        <w:rPr>
          <w:rFonts w:ascii="Times New Roman" w:hAnsi="Times New Roman" w:cs="Times New Roman"/>
        </w:rPr>
        <w:t>facilities</w:t>
      </w:r>
      <w:r w:rsidRPr="00E93DF3">
        <w:rPr>
          <w:rFonts w:ascii="Times New Roman" w:hAnsi="Times New Roman" w:cs="Times New Roman"/>
        </w:rPr>
        <w:t xml:space="preserve"> </w:t>
      </w:r>
      <w:r>
        <w:rPr>
          <w:rFonts w:ascii="Times New Roman" w:hAnsi="Times New Roman" w:cs="Times New Roman"/>
        </w:rPr>
        <w:t>shut down</w:t>
      </w:r>
      <w:r w:rsidRPr="00E93DF3">
        <w:rPr>
          <w:rFonts w:ascii="Times New Roman" w:hAnsi="Times New Roman" w:cs="Times New Roman"/>
        </w:rPr>
        <w:t xml:space="preserve"> and official communication </w:t>
      </w:r>
      <w:r>
        <w:rPr>
          <w:rFonts w:ascii="Times New Roman" w:hAnsi="Times New Roman" w:cs="Times New Roman"/>
        </w:rPr>
        <w:t xml:space="preserve">so much </w:t>
      </w:r>
      <w:r w:rsidRPr="00E93DF3">
        <w:rPr>
          <w:rFonts w:ascii="Times New Roman" w:hAnsi="Times New Roman" w:cs="Times New Roman"/>
        </w:rPr>
        <w:t>lagged</w:t>
      </w:r>
      <w:r w:rsidRPr="00E93DF3">
        <w:rPr>
          <w:rFonts w:ascii="Times New Roman" w:hAnsi="Times New Roman" w:cs="Times New Roman"/>
        </w:rPr>
        <w:t xml:space="preserve"> </w:t>
      </w:r>
      <w:r>
        <w:rPr>
          <w:rFonts w:ascii="Times New Roman" w:hAnsi="Times New Roman" w:cs="Times New Roman"/>
        </w:rPr>
        <w:t xml:space="preserve">behind </w:t>
      </w:r>
      <w:r w:rsidRPr="00E93DF3">
        <w:rPr>
          <w:rFonts w:ascii="Times New Roman" w:hAnsi="Times New Roman" w:cs="Times New Roman"/>
        </w:rPr>
        <w:t>lived experience</w:t>
      </w:r>
      <w:r>
        <w:rPr>
          <w:rFonts w:ascii="Times New Roman" w:hAnsi="Times New Roman" w:cs="Times New Roman"/>
        </w:rPr>
        <w:t xml:space="preserve"> that it was then-Governor Andrew Cuomo who broke the news (with a tweet, no less) </w:t>
      </w:r>
      <w:r>
        <w:rPr>
          <w:rFonts w:ascii="Times New Roman" w:hAnsi="Times New Roman" w:cs="Times New Roman"/>
        </w:rPr>
        <w:t>that the university would be closing</w:t>
      </w:r>
      <w:r w:rsidRPr="00E93DF3">
        <w:rPr>
          <w:rFonts w:ascii="Times New Roman" w:hAnsi="Times New Roman" w:cs="Times New Roman"/>
        </w:rPr>
        <w:t xml:space="preserve">. Susan Leigh Star’s account of infrastructural invisibility helps clarify </w:t>
      </w:r>
      <w:r>
        <w:rPr>
          <w:rFonts w:ascii="Times New Roman" w:hAnsi="Times New Roman" w:cs="Times New Roman"/>
        </w:rPr>
        <w:t>broader currents of the</w:t>
      </w:r>
      <w:r w:rsidRPr="00E93DF3">
        <w:rPr>
          <w:rFonts w:ascii="Times New Roman" w:hAnsi="Times New Roman" w:cs="Times New Roman"/>
        </w:rPr>
        <w:t xml:space="preserve"> moment</w:t>
      </w:r>
      <w:r w:rsidR="00C308E9">
        <w:rPr>
          <w:rFonts w:ascii="Times New Roman" w:hAnsi="Times New Roman" w:cs="Times New Roman"/>
        </w:rPr>
        <w:t xml:space="preserve">; as </w:t>
      </w:r>
      <w:r w:rsidRPr="00E93DF3">
        <w:rPr>
          <w:rFonts w:ascii="Times New Roman" w:hAnsi="Times New Roman" w:cs="Times New Roman"/>
        </w:rPr>
        <w:t>breakdown renders systems newly visible</w:t>
      </w:r>
      <w:r w:rsidR="00C308E9">
        <w:rPr>
          <w:rFonts w:ascii="Times New Roman" w:hAnsi="Times New Roman" w:cs="Times New Roman"/>
        </w:rPr>
        <w:t xml:space="preserve">, </w:t>
      </w:r>
      <w:r w:rsidRPr="00E93DF3">
        <w:rPr>
          <w:rFonts w:ascii="Times New Roman" w:hAnsi="Times New Roman" w:cs="Times New Roman"/>
        </w:rPr>
        <w:t>student</w:t>
      </w:r>
      <w:r w:rsidR="001D6422">
        <w:rPr>
          <w:rFonts w:ascii="Times New Roman" w:hAnsi="Times New Roman" w:cs="Times New Roman"/>
        </w:rPr>
        <w:t>s</w:t>
      </w:r>
      <w:r w:rsidRPr="00E93DF3">
        <w:rPr>
          <w:rFonts w:ascii="Times New Roman" w:hAnsi="Times New Roman" w:cs="Times New Roman"/>
        </w:rPr>
        <w:t xml:space="preserve"> </w:t>
      </w:r>
      <w:r w:rsidR="00C308E9">
        <w:rPr>
          <w:rFonts w:ascii="Times New Roman" w:hAnsi="Times New Roman" w:cs="Times New Roman"/>
        </w:rPr>
        <w:t>are forced to deal with</w:t>
      </w:r>
      <w:r w:rsidRPr="00E93DF3">
        <w:rPr>
          <w:rFonts w:ascii="Times New Roman" w:hAnsi="Times New Roman" w:cs="Times New Roman"/>
        </w:rPr>
        <w:t xml:space="preserve"> registration failures</w:t>
      </w:r>
      <w:r w:rsidR="00C308E9">
        <w:rPr>
          <w:rFonts w:ascii="Times New Roman" w:hAnsi="Times New Roman" w:cs="Times New Roman"/>
        </w:rPr>
        <w:t xml:space="preserve">, </w:t>
      </w:r>
      <w:r w:rsidRPr="00E93DF3">
        <w:rPr>
          <w:rFonts w:ascii="Times New Roman" w:hAnsi="Times New Roman" w:cs="Times New Roman"/>
        </w:rPr>
        <w:t xml:space="preserve">access issues, </w:t>
      </w:r>
      <w:r w:rsidR="00C308E9">
        <w:rPr>
          <w:rFonts w:ascii="Times New Roman" w:hAnsi="Times New Roman" w:cs="Times New Roman"/>
        </w:rPr>
        <w:t xml:space="preserve">and </w:t>
      </w:r>
      <w:r w:rsidRPr="00E93DF3">
        <w:rPr>
          <w:rFonts w:ascii="Times New Roman" w:hAnsi="Times New Roman" w:cs="Times New Roman"/>
        </w:rPr>
        <w:t xml:space="preserve">contradictory guidance </w:t>
      </w:r>
      <w:r w:rsidR="00C308E9">
        <w:rPr>
          <w:rFonts w:ascii="Times New Roman" w:hAnsi="Times New Roman" w:cs="Times New Roman"/>
        </w:rPr>
        <w:t>that surface</w:t>
      </w:r>
      <w:r w:rsidRPr="00E93DF3">
        <w:rPr>
          <w:rFonts w:ascii="Times New Roman" w:hAnsi="Times New Roman" w:cs="Times New Roman"/>
        </w:rPr>
        <w:t xml:space="preserve"> precisely when </w:t>
      </w:r>
      <w:r w:rsidR="001D6422">
        <w:rPr>
          <w:rFonts w:ascii="Times New Roman" w:hAnsi="Times New Roman" w:cs="Times New Roman"/>
        </w:rPr>
        <w:t>college services</w:t>
      </w:r>
      <w:r w:rsidR="00C308E9">
        <w:rPr>
          <w:rFonts w:ascii="Times New Roman" w:hAnsi="Times New Roman" w:cs="Times New Roman"/>
        </w:rPr>
        <w:t xml:space="preserve"> fail or falter </w:t>
      </w:r>
      <w:r w:rsidRPr="00E93DF3">
        <w:rPr>
          <w:rFonts w:ascii="Times New Roman" w:hAnsi="Times New Roman" w:cs="Times New Roman"/>
        </w:rPr>
        <w:t xml:space="preserve">(Star 382–85). </w:t>
      </w:r>
      <w:r w:rsidR="001D6422">
        <w:rPr>
          <w:rFonts w:ascii="Times New Roman" w:hAnsi="Times New Roman" w:cs="Times New Roman"/>
        </w:rPr>
        <w:t xml:space="preserve">In this world, </w:t>
      </w:r>
      <w:r w:rsidRPr="00E93DF3">
        <w:rPr>
          <w:rFonts w:ascii="Times New Roman" w:hAnsi="Times New Roman" w:cs="Times New Roman"/>
        </w:rPr>
        <w:t xml:space="preserve">Reddit becomes </w:t>
      </w:r>
      <w:r w:rsidR="00C308E9">
        <w:rPr>
          <w:rFonts w:ascii="Times New Roman" w:hAnsi="Times New Roman" w:cs="Times New Roman"/>
        </w:rPr>
        <w:t xml:space="preserve">somewhat of </w:t>
      </w:r>
      <w:r w:rsidRPr="00E93DF3">
        <w:rPr>
          <w:rFonts w:ascii="Times New Roman" w:hAnsi="Times New Roman" w:cs="Times New Roman"/>
        </w:rPr>
        <w:t xml:space="preserve">an </w:t>
      </w:r>
      <w:r w:rsidR="001D6422">
        <w:rPr>
          <w:rFonts w:ascii="Times New Roman" w:hAnsi="Times New Roman" w:cs="Times New Roman"/>
        </w:rPr>
        <w:lastRenderedPageBreak/>
        <w:t>evergreen</w:t>
      </w:r>
      <w:r w:rsidRPr="00E93DF3">
        <w:rPr>
          <w:rFonts w:ascii="Times New Roman" w:hAnsi="Times New Roman" w:cs="Times New Roman"/>
        </w:rPr>
        <w:t xml:space="preserve"> </w:t>
      </w:r>
      <w:r w:rsidR="00C308E9">
        <w:rPr>
          <w:rFonts w:ascii="Times New Roman" w:hAnsi="Times New Roman" w:cs="Times New Roman"/>
        </w:rPr>
        <w:t>canvas</w:t>
      </w:r>
      <w:r w:rsidRPr="00E93DF3">
        <w:rPr>
          <w:rFonts w:ascii="Times New Roman" w:hAnsi="Times New Roman" w:cs="Times New Roman"/>
        </w:rPr>
        <w:t xml:space="preserve"> </w:t>
      </w:r>
      <w:r w:rsidR="00C308E9">
        <w:rPr>
          <w:rFonts w:ascii="Times New Roman" w:hAnsi="Times New Roman" w:cs="Times New Roman"/>
        </w:rPr>
        <w:t>for students to practice</w:t>
      </w:r>
      <w:r w:rsidRPr="00E93DF3">
        <w:rPr>
          <w:rFonts w:ascii="Times New Roman" w:hAnsi="Times New Roman" w:cs="Times New Roman"/>
        </w:rPr>
        <w:t xml:space="preserve"> </w:t>
      </w:r>
      <w:r w:rsidR="00C308E9">
        <w:rPr>
          <w:rFonts w:ascii="Times New Roman" w:hAnsi="Times New Roman" w:cs="Times New Roman"/>
        </w:rPr>
        <w:t>new</w:t>
      </w:r>
      <w:r w:rsidR="001D6422">
        <w:rPr>
          <w:rFonts w:ascii="Times New Roman" w:hAnsi="Times New Roman" w:cs="Times New Roman"/>
        </w:rPr>
        <w:t xml:space="preserve"> literacies and discourse conventions</w:t>
      </w:r>
      <w:r w:rsidR="00C308E9">
        <w:rPr>
          <w:rFonts w:ascii="Times New Roman" w:hAnsi="Times New Roman" w:cs="Times New Roman"/>
        </w:rPr>
        <w:t>, reshuffled every time</w:t>
      </w:r>
      <w:r w:rsidR="001D6422">
        <w:rPr>
          <w:rFonts w:ascii="Times New Roman" w:hAnsi="Times New Roman" w:cs="Times New Roman"/>
        </w:rPr>
        <w:t xml:space="preserve"> </w:t>
      </w:r>
      <w:r w:rsidR="00C308E9">
        <w:rPr>
          <w:rFonts w:ascii="Times New Roman" w:hAnsi="Times New Roman" w:cs="Times New Roman"/>
        </w:rPr>
        <w:t>technology and</w:t>
      </w:r>
      <w:r w:rsidR="001D6422">
        <w:rPr>
          <w:rFonts w:ascii="Times New Roman" w:hAnsi="Times New Roman" w:cs="Times New Roman"/>
        </w:rPr>
        <w:t xml:space="preserve"> institutional circuits </w:t>
      </w:r>
      <w:r w:rsidR="00C308E9">
        <w:rPr>
          <w:rFonts w:ascii="Times New Roman" w:hAnsi="Times New Roman" w:cs="Times New Roman"/>
        </w:rPr>
        <w:t xml:space="preserve">are rewired or foreclosed. In either case, </w:t>
      </w:r>
      <w:r w:rsidRPr="00E93DF3">
        <w:rPr>
          <w:rFonts w:ascii="Times New Roman" w:hAnsi="Times New Roman" w:cs="Times New Roman"/>
        </w:rPr>
        <w:t>student</w:t>
      </w:r>
      <w:r w:rsidR="00C308E9">
        <w:rPr>
          <w:rFonts w:ascii="Times New Roman" w:hAnsi="Times New Roman" w:cs="Times New Roman"/>
        </w:rPr>
        <w:t xml:space="preserve"> needs</w:t>
      </w:r>
      <w:r w:rsidRPr="00E93DF3">
        <w:rPr>
          <w:rFonts w:ascii="Times New Roman" w:hAnsi="Times New Roman" w:cs="Times New Roman"/>
        </w:rPr>
        <w:t xml:space="preserve"> </w:t>
      </w:r>
      <w:r w:rsidR="001D6422">
        <w:rPr>
          <w:rFonts w:ascii="Times New Roman" w:hAnsi="Times New Roman" w:cs="Times New Roman"/>
        </w:rPr>
        <w:t xml:space="preserve">evolve with them to meet the moment of what their colleges and universities demand.  </w:t>
      </w:r>
    </w:p>
    <w:p w14:paraId="36A5B5DD" w14:textId="67B9D76E" w:rsidR="00712309" w:rsidRPr="00E93DF3" w:rsidRDefault="00000000">
      <w:pPr>
        <w:pStyle w:val="BodyText"/>
        <w:rPr>
          <w:rFonts w:ascii="Times New Roman" w:hAnsi="Times New Roman" w:cs="Times New Roman"/>
        </w:rPr>
      </w:pPr>
      <w:r w:rsidRPr="00E93DF3">
        <w:rPr>
          <w:rFonts w:ascii="Times New Roman" w:hAnsi="Times New Roman" w:cs="Times New Roman"/>
        </w:rPr>
        <w:t>Stefano Harney and Fred Moten's concept of "study" in the undercommons (2013) illuminates Reddit as fugitive planning space where learning happens despite institutions. Their notion of "debt" (what we owe each other, not institutions) explains mutual aid dynamics in crisis threads. Textbook piracy and resource sharing demonstrate collective resistance: satirical "sites to avoid" guides achieve massive community support, posts coordinate comprehensive resource sharing, and posts celebrate "how it feels to find your textbook pdf for free only for the professor to assign homework through Cengage."</w:t>
      </w:r>
      <w:r w:rsidR="00C308E9">
        <w:rPr>
          <w:rFonts w:ascii="Times New Roman" w:hAnsi="Times New Roman" w:cs="Times New Roman"/>
        </w:rPr>
        <w:t xml:space="preserve"> </w:t>
      </w:r>
      <w:r w:rsidRPr="00E93DF3">
        <w:rPr>
          <w:rFonts w:ascii="Times New Roman" w:hAnsi="Times New Roman" w:cs="Times New Roman"/>
        </w:rPr>
        <w:t xml:space="preserve">Peer‑to‑peer educational navigation </w:t>
      </w:r>
      <w:r w:rsidR="00C308E9">
        <w:rPr>
          <w:rFonts w:ascii="Times New Roman" w:hAnsi="Times New Roman" w:cs="Times New Roman"/>
        </w:rPr>
        <w:t xml:space="preserve">also </w:t>
      </w:r>
      <w:r w:rsidRPr="00E93DF3">
        <w:rPr>
          <w:rFonts w:ascii="Times New Roman" w:hAnsi="Times New Roman" w:cs="Times New Roman"/>
        </w:rPr>
        <w:t>bypasses institutional mediation: posts direct students to "MIT edX, Coursera, or Udemy" when stuck with bad professors, students create Brightspace tutorials institutions fail to provide and posts articulate alternative career imaginations outside credential economy. This is "study" in Harney and Moten's sense</w:t>
      </w:r>
      <w:r w:rsidR="00C308E9">
        <w:rPr>
          <w:rFonts w:ascii="Times New Roman" w:hAnsi="Times New Roman" w:cs="Times New Roman"/>
        </w:rPr>
        <w:t xml:space="preserve"> where</w:t>
      </w:r>
      <w:r w:rsidRPr="00E93DF3">
        <w:rPr>
          <w:rFonts w:ascii="Times New Roman" w:hAnsi="Times New Roman" w:cs="Times New Roman"/>
        </w:rPr>
        <w:t xml:space="preserve"> learning collectively organized against institutional capture.</w:t>
      </w:r>
    </w:p>
    <w:p w14:paraId="0E3EB083" w14:textId="77777777" w:rsidR="00712309" w:rsidRPr="00E93DF3" w:rsidRDefault="00000000">
      <w:pPr>
        <w:pStyle w:val="Heading4"/>
        <w:rPr>
          <w:rFonts w:ascii="Times New Roman" w:hAnsi="Times New Roman" w:cs="Times New Roman"/>
        </w:rPr>
      </w:pPr>
      <w:bookmarkStart w:id="111" w:name="research-ethics"/>
      <w:bookmarkEnd w:id="110"/>
      <w:r w:rsidRPr="00E93DF3">
        <w:rPr>
          <w:rFonts w:ascii="Times New Roman" w:hAnsi="Times New Roman" w:cs="Times New Roman"/>
        </w:rPr>
        <w:t>1.3.6 Research Ethics</w:t>
      </w:r>
    </w:p>
    <w:p w14:paraId="1606412C" w14:textId="77777777" w:rsidR="00712309" w:rsidRPr="00E93DF3" w:rsidRDefault="00000000">
      <w:pPr>
        <w:pStyle w:val="FirstParagraph"/>
        <w:rPr>
          <w:rFonts w:ascii="Times New Roman" w:hAnsi="Times New Roman" w:cs="Times New Roman"/>
        </w:rPr>
      </w:pPr>
      <w:r w:rsidRPr="00E93DF3">
        <w:rPr>
          <w:rFonts w:ascii="Times New Roman" w:hAnsi="Times New Roman" w:cs="Times New Roman"/>
        </w:rPr>
        <w:t>Helen Nissenbaum's privacy framework of contextual integrity (2004, 2010) guides this research's ethical approach. What appears public on Reddit may still violate contextual expectations when extracted for research purposes. Nissenbaum argues that privacy depends on appropriate information flows between contexts. Research must respect the norms governing how information circulates within Reddit communities, not just whether posts are technically public.</w:t>
      </w:r>
    </w:p>
    <w:p w14:paraId="08FEF594" w14:textId="77777777" w:rsidR="00712309" w:rsidRPr="00E93DF3" w:rsidRDefault="00000000">
      <w:pPr>
        <w:pStyle w:val="Heading3"/>
        <w:rPr>
          <w:rFonts w:ascii="Times New Roman" w:hAnsi="Times New Roman" w:cs="Times New Roman"/>
        </w:rPr>
      </w:pPr>
      <w:bookmarkStart w:id="112" w:name="Xe1bb6126b73490164905ca00958b7ce91868b8f"/>
      <w:bookmarkEnd w:id="105"/>
      <w:bookmarkEnd w:id="111"/>
      <w:r w:rsidRPr="00E93DF3">
        <w:rPr>
          <w:rFonts w:ascii="Times New Roman" w:hAnsi="Times New Roman" w:cs="Times New Roman"/>
        </w:rPr>
        <w:t>1.4 Research Design: Methodology and Data Collection</w:t>
      </w:r>
    </w:p>
    <w:p w14:paraId="381FD1E8" w14:textId="77777777" w:rsidR="00712309" w:rsidRPr="00E93DF3" w:rsidRDefault="00000000">
      <w:pPr>
        <w:pStyle w:val="Heading4"/>
        <w:rPr>
          <w:rFonts w:ascii="Times New Roman" w:hAnsi="Times New Roman" w:cs="Times New Roman"/>
        </w:rPr>
      </w:pPr>
      <w:bookmarkStart w:id="113" w:name="the-data-collection-challenge"/>
      <w:r w:rsidRPr="00E93DF3">
        <w:rPr>
          <w:rFonts w:ascii="Times New Roman" w:hAnsi="Times New Roman" w:cs="Times New Roman"/>
        </w:rPr>
        <w:t>1.4.1 The Data Collection Challenge</w:t>
      </w:r>
    </w:p>
    <w:p w14:paraId="37C49264" w14:textId="77777777" w:rsidR="00712309" w:rsidRPr="00E93DF3" w:rsidRDefault="00000000">
      <w:pPr>
        <w:pStyle w:val="FirstParagraph"/>
        <w:rPr>
          <w:rFonts w:ascii="Times New Roman" w:hAnsi="Times New Roman" w:cs="Times New Roman"/>
        </w:rPr>
      </w:pPr>
      <w:r w:rsidRPr="00E93DF3">
        <w:rPr>
          <w:rFonts w:ascii="Times New Roman" w:hAnsi="Times New Roman" w:cs="Times New Roman"/>
        </w:rPr>
        <w:t>This study inverts conventional Reddit data collection approaches. Rather than sampling posts, it samples users, then reconstructs complete participation histories through network‑driven discovery (detailed methodology in Chapter 2, Section 2.1). This inversion solves an insurmountable limitation: the platform's API restricts access to 1,000 items per query, creating severe temporal bias toward recent content while systematically excluding historical depth. The research questions driving this methodological innovation asked how CUNY's digital communities responded to systematic institutional crises, how students constructed educational infrastructure through peer networks, and how platform architectures shaped crisis resilience. This user‑centric scraping methodology enabled collection of 273,702 CUNY posts across eight subreddit databases spanning 2011–2025, with comparative datasets from NYU (174,396 posts), Columbia (97,797 posts), and additional institutions.</w:t>
      </w:r>
    </w:p>
    <w:p w14:paraId="0B30C964"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This methodology captures participation patterns invisible to standard approaches: one‑time crisis posters who seek help then vanish, late‑night support networks operating when institutions close, tactical knowledge shared across years that conventional sampling misses. Data validation revealed that conventional methods would have systematically excluded nearly half of Baruch's discourse: 39,198 orphaned comments representing crisis‑driven participation from students who posted once and disappeared.</w:t>
      </w:r>
    </w:p>
    <w:p w14:paraId="69AACA9B" w14:textId="77777777" w:rsidR="00712309" w:rsidRPr="00E93DF3" w:rsidRDefault="00000000">
      <w:pPr>
        <w:pStyle w:val="Heading4"/>
        <w:rPr>
          <w:rFonts w:ascii="Times New Roman" w:hAnsi="Times New Roman" w:cs="Times New Roman"/>
        </w:rPr>
      </w:pPr>
      <w:bookmarkStart w:id="114" w:name="evidence-anchoring-protocol"/>
      <w:bookmarkEnd w:id="113"/>
      <w:r w:rsidRPr="00E93DF3">
        <w:rPr>
          <w:rFonts w:ascii="Times New Roman" w:hAnsi="Times New Roman" w:cs="Times New Roman"/>
        </w:rPr>
        <w:lastRenderedPageBreak/>
        <w:t>1.4.2 Evidence Anchoring Protocol</w:t>
      </w:r>
    </w:p>
    <w:p w14:paraId="582B8EDF" w14:textId="77777777" w:rsidR="00712309" w:rsidRPr="00E93DF3" w:rsidRDefault="00000000">
      <w:pPr>
        <w:pStyle w:val="FirstParagraph"/>
        <w:rPr>
          <w:rFonts w:ascii="Times New Roman" w:hAnsi="Times New Roman" w:cs="Times New Roman"/>
        </w:rPr>
      </w:pPr>
      <w:r w:rsidRPr="00E93DF3">
        <w:rPr>
          <w:rFonts w:ascii="Times New Roman" w:hAnsi="Times New Roman" w:cs="Times New Roman"/>
        </w:rPr>
        <w:t>This dissertation employs evidence anchoring as both methodological rigor and ethical practice. Every empirical claim traces to specific Reddit posts identified by submission_XXXXX or comment_XXXXX format, enabling readers to verify interpretations against original discourse while preserving attribution. This protocol transforms computational text analysis into reproducible qualitative research, addressing tensions in digital research ethics by treating publicly posted Reddit content as published discourse while maintaining contextual integrity.</w:t>
      </w:r>
    </w:p>
    <w:p w14:paraId="1A14F6CD" w14:textId="77777777" w:rsidR="00712309" w:rsidRPr="00E93DF3" w:rsidRDefault="00000000">
      <w:pPr>
        <w:pStyle w:val="Heading4"/>
        <w:rPr>
          <w:rFonts w:ascii="Times New Roman" w:hAnsi="Times New Roman" w:cs="Times New Roman"/>
        </w:rPr>
      </w:pPr>
      <w:bookmarkStart w:id="115" w:name="analytical-framework"/>
      <w:bookmarkEnd w:id="114"/>
      <w:r w:rsidRPr="00E93DF3">
        <w:rPr>
          <w:rFonts w:ascii="Times New Roman" w:hAnsi="Times New Roman" w:cs="Times New Roman"/>
        </w:rPr>
        <w:t>1.4.3 Analytical Framework</w:t>
      </w:r>
    </w:p>
    <w:p w14:paraId="314CDEA1" w14:textId="77777777" w:rsidR="00712309" w:rsidRPr="00E93DF3" w:rsidRDefault="00000000">
      <w:pPr>
        <w:pStyle w:val="FirstParagraph"/>
        <w:rPr>
          <w:rFonts w:ascii="Times New Roman" w:hAnsi="Times New Roman" w:cs="Times New Roman"/>
        </w:rPr>
      </w:pPr>
      <w:r w:rsidRPr="00E93DF3">
        <w:rPr>
          <w:rFonts w:ascii="Times New Roman" w:hAnsi="Times New Roman" w:cs="Times New Roman"/>
        </w:rPr>
        <w:t>The dissertation employs three nested scales of analysis. Macroscopic computational analysis (Chapter 2) examines architectural patterns, temporal dynamics, and linguistic differentials across the full corpus, revealing how CUNY's federated eight‑subreddit structure achieved 94.6% crisis response rates versus NYU's 86.8%, how discourse intensified through 12.9×–29.4× ratios across crisis topics, and how impossibility grammar appeared 1.60×–16.37× more frequently at CUNY than elite institutions.</w:t>
      </w:r>
    </w:p>
    <w:p w14:paraId="6D059D41"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Mesoscopic network analysis examines information flows, community bonds, and response mechanisms, documenting CUNY's 0.34 network density (3× Reddit baseline) and analyzing 9,782 transit discussions revealing mobility constraints.</w:t>
      </w:r>
    </w:p>
    <w:p w14:paraId="0B6EAD7E"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Microscopic ethnographic analysis (Chapter 3) grounds quantitative patterns in individual testimonies, tactical innovations, and survival strategies, showing how students navigate food insecurity through peer networks, construct vernacular infrastructure to circumvent institutional barriers, and maintain 24/7 support systems when administrative offices close.</w:t>
      </w:r>
    </w:p>
    <w:p w14:paraId="30027D63" w14:textId="77777777" w:rsidR="00712309" w:rsidRPr="00E93DF3" w:rsidRDefault="00000000">
      <w:pPr>
        <w:pStyle w:val="Heading3"/>
        <w:rPr>
          <w:rFonts w:ascii="Times New Roman" w:hAnsi="Times New Roman" w:cs="Times New Roman"/>
        </w:rPr>
      </w:pPr>
      <w:bookmarkStart w:id="116" w:name="chapter-overview"/>
      <w:bookmarkEnd w:id="112"/>
      <w:bookmarkEnd w:id="115"/>
      <w:r w:rsidRPr="00E93DF3">
        <w:rPr>
          <w:rFonts w:ascii="Times New Roman" w:hAnsi="Times New Roman" w:cs="Times New Roman"/>
        </w:rPr>
        <w:t>1.5 Chapter Overview</w:t>
      </w:r>
    </w:p>
    <w:p w14:paraId="6A9104CC" w14:textId="77777777" w:rsidR="00712309" w:rsidRPr="00E93DF3" w:rsidRDefault="00000000">
      <w:pPr>
        <w:pStyle w:val="Heading4"/>
        <w:rPr>
          <w:rFonts w:ascii="Times New Roman" w:hAnsi="Times New Roman" w:cs="Times New Roman"/>
        </w:rPr>
      </w:pPr>
      <w:bookmarkStart w:id="117" w:name="primary-findings"/>
      <w:r w:rsidRPr="00E93DF3">
        <w:rPr>
          <w:rFonts w:ascii="Times New Roman" w:hAnsi="Times New Roman" w:cs="Times New Roman"/>
        </w:rPr>
        <w:t>1.5.1 Primary Findings</w:t>
      </w:r>
    </w:p>
    <w:p w14:paraId="5871EB09" w14:textId="77777777" w:rsidR="00712309" w:rsidRPr="00E93DF3" w:rsidRDefault="00000000">
      <w:pPr>
        <w:pStyle w:val="FirstParagraph"/>
        <w:rPr>
          <w:rFonts w:ascii="Times New Roman" w:hAnsi="Times New Roman" w:cs="Times New Roman"/>
        </w:rPr>
      </w:pPr>
      <w:r w:rsidRPr="00E93DF3">
        <w:rPr>
          <w:rFonts w:ascii="Times New Roman" w:hAnsi="Times New Roman" w:cs="Times New Roman"/>
        </w:rPr>
        <w:t>CUNY's federated Reddit architecture (born from institutional neglect) inadvertently creates effective crisis response through distributed expertise, as evidenced by cross‑campus knowledge sharing and parallel support systems during outages, preventing overload while fostering campus‑specific tactical knowledge.</w:t>
      </w:r>
    </w:p>
    <w:p w14:paraId="2552ABD0" w14:textId="77777777" w:rsidR="00712309" w:rsidRPr="00E93DF3" w:rsidRDefault="00000000">
      <w:pPr>
        <w:pStyle w:val="Heading4"/>
        <w:rPr>
          <w:rFonts w:ascii="Times New Roman" w:hAnsi="Times New Roman" w:cs="Times New Roman"/>
        </w:rPr>
      </w:pPr>
      <w:bookmarkStart w:id="118" w:name="dissertation-structure"/>
      <w:bookmarkEnd w:id="117"/>
      <w:r w:rsidRPr="00E93DF3">
        <w:rPr>
          <w:rFonts w:ascii="Times New Roman" w:hAnsi="Times New Roman" w:cs="Times New Roman"/>
        </w:rPr>
        <w:t>1.5.2 Dissertation Structure</w:t>
      </w:r>
    </w:p>
    <w:p w14:paraId="6F96017B" w14:textId="77777777" w:rsidR="00712309" w:rsidRPr="00E93DF3" w:rsidRDefault="00000000">
      <w:pPr>
        <w:pStyle w:val="Compact"/>
        <w:numPr>
          <w:ilvl w:val="0"/>
          <w:numId w:val="2"/>
        </w:numPr>
        <w:rPr>
          <w:rFonts w:ascii="Times New Roman" w:hAnsi="Times New Roman" w:cs="Times New Roman"/>
        </w:rPr>
      </w:pPr>
      <w:r w:rsidRPr="00E93DF3">
        <w:rPr>
          <w:rFonts w:ascii="Times New Roman" w:hAnsi="Times New Roman" w:cs="Times New Roman"/>
        </w:rPr>
        <w:t>Pre‑pandemic "normal" was already crisis (this chapter)</w:t>
      </w:r>
    </w:p>
    <w:p w14:paraId="68C3D15A" w14:textId="77777777" w:rsidR="00712309" w:rsidRPr="00E93DF3" w:rsidRDefault="00000000">
      <w:pPr>
        <w:pStyle w:val="Compact"/>
        <w:numPr>
          <w:ilvl w:val="0"/>
          <w:numId w:val="2"/>
        </w:numPr>
        <w:rPr>
          <w:rFonts w:ascii="Times New Roman" w:hAnsi="Times New Roman" w:cs="Times New Roman"/>
        </w:rPr>
      </w:pPr>
      <w:r w:rsidRPr="00E93DF3">
        <w:rPr>
          <w:rFonts w:ascii="Times New Roman" w:hAnsi="Times New Roman" w:cs="Times New Roman"/>
        </w:rPr>
        <w:t>Computational patterns reveal systematic inequality (Chapter 2)</w:t>
      </w:r>
    </w:p>
    <w:p w14:paraId="3B436BB2" w14:textId="77777777" w:rsidR="00712309" w:rsidRPr="00E93DF3" w:rsidRDefault="00000000">
      <w:pPr>
        <w:pStyle w:val="Compact"/>
        <w:numPr>
          <w:ilvl w:val="0"/>
          <w:numId w:val="2"/>
        </w:numPr>
        <w:rPr>
          <w:rFonts w:ascii="Times New Roman" w:hAnsi="Times New Roman" w:cs="Times New Roman"/>
        </w:rPr>
      </w:pPr>
      <w:r w:rsidRPr="00E93DF3">
        <w:rPr>
          <w:rFonts w:ascii="Times New Roman" w:hAnsi="Times New Roman" w:cs="Times New Roman"/>
        </w:rPr>
        <w:t>Lived experiences show survival strategies (Chapter 3)</w:t>
      </w:r>
    </w:p>
    <w:p w14:paraId="24876B20" w14:textId="77777777" w:rsidR="00712309" w:rsidRPr="00E93DF3" w:rsidRDefault="00000000">
      <w:pPr>
        <w:pStyle w:val="Compact"/>
        <w:numPr>
          <w:ilvl w:val="0"/>
          <w:numId w:val="2"/>
        </w:numPr>
        <w:rPr>
          <w:rFonts w:ascii="Times New Roman" w:hAnsi="Times New Roman" w:cs="Times New Roman"/>
        </w:rPr>
      </w:pPr>
      <w:r w:rsidRPr="00E93DF3">
        <w:rPr>
          <w:rFonts w:ascii="Times New Roman" w:hAnsi="Times New Roman" w:cs="Times New Roman"/>
        </w:rPr>
        <w:t>Reddit‑participating students create supplementary education networks alongside formal structures</w:t>
      </w:r>
    </w:p>
    <w:p w14:paraId="7A256DD5" w14:textId="77777777" w:rsidR="00712309" w:rsidRPr="00E93DF3" w:rsidRDefault="00000000">
      <w:pPr>
        <w:pStyle w:val="Heading4"/>
        <w:rPr>
          <w:rFonts w:ascii="Times New Roman" w:hAnsi="Times New Roman" w:cs="Times New Roman"/>
        </w:rPr>
      </w:pPr>
      <w:bookmarkStart w:id="119" w:name="contributions-to-scholarship"/>
      <w:bookmarkEnd w:id="118"/>
      <w:r w:rsidRPr="00E93DF3">
        <w:rPr>
          <w:rFonts w:ascii="Times New Roman" w:hAnsi="Times New Roman" w:cs="Times New Roman"/>
        </w:rPr>
        <w:t>1.5.3 Contributions to Scholarship</w:t>
      </w:r>
    </w:p>
    <w:p w14:paraId="08F381F6" w14:textId="77777777" w:rsidR="00712309" w:rsidRPr="00E93DF3" w:rsidRDefault="00000000">
      <w:pPr>
        <w:pStyle w:val="Compact"/>
        <w:numPr>
          <w:ilvl w:val="0"/>
          <w:numId w:val="3"/>
        </w:numPr>
        <w:rPr>
          <w:rFonts w:ascii="Times New Roman" w:hAnsi="Times New Roman" w:cs="Times New Roman"/>
        </w:rPr>
      </w:pPr>
      <w:r w:rsidRPr="00E93DF3">
        <w:rPr>
          <w:rFonts w:ascii="Times New Roman" w:hAnsi="Times New Roman" w:cs="Times New Roman"/>
        </w:rPr>
        <w:t>For platform studies: Architecture shapes crisis response capability</w:t>
      </w:r>
    </w:p>
    <w:p w14:paraId="00CD7E55" w14:textId="77777777" w:rsidR="00712309" w:rsidRPr="00E93DF3" w:rsidRDefault="00000000">
      <w:pPr>
        <w:pStyle w:val="Compact"/>
        <w:numPr>
          <w:ilvl w:val="0"/>
          <w:numId w:val="3"/>
        </w:numPr>
        <w:rPr>
          <w:rFonts w:ascii="Times New Roman" w:hAnsi="Times New Roman" w:cs="Times New Roman"/>
        </w:rPr>
      </w:pPr>
      <w:r w:rsidRPr="00E93DF3">
        <w:rPr>
          <w:rFonts w:ascii="Times New Roman" w:hAnsi="Times New Roman" w:cs="Times New Roman"/>
        </w:rPr>
        <w:t>For digital humanities: New methods for capturing marginalized voices</w:t>
      </w:r>
    </w:p>
    <w:p w14:paraId="66742CB0" w14:textId="77777777" w:rsidR="00712309" w:rsidRPr="00E93DF3" w:rsidRDefault="00000000">
      <w:pPr>
        <w:pStyle w:val="Compact"/>
        <w:numPr>
          <w:ilvl w:val="0"/>
          <w:numId w:val="3"/>
        </w:numPr>
        <w:rPr>
          <w:rFonts w:ascii="Times New Roman" w:hAnsi="Times New Roman" w:cs="Times New Roman"/>
        </w:rPr>
      </w:pPr>
      <w:r w:rsidRPr="00E93DF3">
        <w:rPr>
          <w:rFonts w:ascii="Times New Roman" w:hAnsi="Times New Roman" w:cs="Times New Roman"/>
        </w:rPr>
        <w:t>For higher education: Vernacular infrastructure as functional educational infrastructure</w:t>
      </w:r>
    </w:p>
    <w:p w14:paraId="11E3436B" w14:textId="77777777" w:rsidR="00712309" w:rsidRPr="00E93DF3" w:rsidRDefault="00000000">
      <w:pPr>
        <w:pStyle w:val="Compact"/>
        <w:numPr>
          <w:ilvl w:val="0"/>
          <w:numId w:val="3"/>
        </w:numPr>
        <w:rPr>
          <w:rFonts w:ascii="Times New Roman" w:hAnsi="Times New Roman" w:cs="Times New Roman"/>
        </w:rPr>
      </w:pPr>
      <w:r w:rsidRPr="00E93DF3">
        <w:rPr>
          <w:rFonts w:ascii="Times New Roman" w:hAnsi="Times New Roman" w:cs="Times New Roman"/>
        </w:rPr>
        <w:t>For public policy: The implications of reduced institutional support patterns</w:t>
      </w:r>
    </w:p>
    <w:p w14:paraId="569E18E4" w14:textId="77777777" w:rsidR="00712309" w:rsidRPr="00E93DF3" w:rsidRDefault="00000000">
      <w:pPr>
        <w:pStyle w:val="Heading3"/>
        <w:rPr>
          <w:rFonts w:ascii="Times New Roman" w:hAnsi="Times New Roman" w:cs="Times New Roman"/>
        </w:rPr>
      </w:pPr>
      <w:bookmarkStart w:id="120" w:name="transition-to-chapter-2"/>
      <w:bookmarkEnd w:id="116"/>
      <w:bookmarkEnd w:id="119"/>
      <w:r w:rsidRPr="00E93DF3">
        <w:rPr>
          <w:rFonts w:ascii="Times New Roman" w:hAnsi="Times New Roman" w:cs="Times New Roman"/>
        </w:rPr>
        <w:lastRenderedPageBreak/>
        <w:t>Transition to Chapter 2</w:t>
      </w:r>
    </w:p>
    <w:p w14:paraId="0A2DC570" w14:textId="77777777" w:rsidR="00712309" w:rsidRPr="00E93DF3" w:rsidRDefault="00000000">
      <w:pPr>
        <w:pStyle w:val="FirstParagraph"/>
        <w:rPr>
          <w:rFonts w:ascii="Times New Roman" w:hAnsi="Times New Roman" w:cs="Times New Roman"/>
        </w:rPr>
      </w:pPr>
      <w:r w:rsidRPr="00E93DF3">
        <w:rPr>
          <w:rFonts w:ascii="Times New Roman" w:hAnsi="Times New Roman" w:cs="Times New Roman"/>
        </w:rPr>
        <w:t>Having established the institutional context and theoretical framework for understanding CUNY's digital communities, we now turn to the macroscopic computational analysis that reveals the systematic patterns underlying these spaces of crisis and care.</w:t>
      </w:r>
    </w:p>
    <w:p w14:paraId="18FC0EAA" w14:textId="77777777" w:rsidR="00712309" w:rsidRPr="00E93DF3" w:rsidRDefault="00801140">
      <w:pPr>
        <w:rPr>
          <w:rFonts w:ascii="Times New Roman" w:hAnsi="Times New Roman" w:cs="Times New Roman"/>
        </w:rPr>
      </w:pPr>
      <w:r w:rsidRPr="00801140">
        <w:rPr>
          <w:rFonts w:ascii="Times New Roman" w:hAnsi="Times New Roman" w:cs="Times New Roman"/>
          <w:noProof/>
        </w:rPr>
        <w:pict w14:anchorId="07B1257A">
          <v:rect id="_x0000_i1026" alt="" style="width:468pt;height:.05pt;mso-width-percent:0;mso-height-percent:0;mso-width-percent:0;mso-height-percent:0" o:hralign="center" o:hrstd="t" o:hr="t"/>
        </w:pict>
      </w:r>
    </w:p>
    <w:p w14:paraId="18CB5359" w14:textId="77777777" w:rsidR="00712309" w:rsidRPr="00E93DF3" w:rsidRDefault="00000000">
      <w:pPr>
        <w:pStyle w:val="Heading2"/>
        <w:rPr>
          <w:rFonts w:ascii="Times New Roman" w:hAnsi="Times New Roman" w:cs="Times New Roman"/>
        </w:rPr>
      </w:pPr>
      <w:bookmarkStart w:id="121" w:name="works-cited"/>
      <w:bookmarkEnd w:id="99"/>
      <w:bookmarkEnd w:id="120"/>
      <w:r w:rsidRPr="00E93DF3">
        <w:rPr>
          <w:rFonts w:ascii="Times New Roman" w:hAnsi="Times New Roman" w:cs="Times New Roman"/>
        </w:rPr>
        <w:t>Works Cited</w:t>
      </w:r>
    </w:p>
    <w:p w14:paraId="4B492AAA" w14:textId="77777777" w:rsidR="00712309" w:rsidRPr="00E93DF3" w:rsidRDefault="00000000">
      <w:pPr>
        <w:pStyle w:val="FirstParagraph"/>
        <w:rPr>
          <w:rFonts w:ascii="Times New Roman" w:hAnsi="Times New Roman" w:cs="Times New Roman"/>
        </w:rPr>
      </w:pPr>
      <w:r w:rsidRPr="00E93DF3">
        <w:rPr>
          <w:rFonts w:ascii="Times New Roman" w:hAnsi="Times New Roman" w:cs="Times New Roman"/>
        </w:rPr>
        <w:t xml:space="preserve">Barendregt, Bart. “Digital Ethnography, or ‘Deep Hanging Out’ in the Age of Big Data.” In </w:t>
      </w:r>
      <w:r w:rsidRPr="00E93DF3">
        <w:rPr>
          <w:rFonts w:ascii="Times New Roman" w:hAnsi="Times New Roman" w:cs="Times New Roman"/>
          <w:i/>
          <w:iCs/>
        </w:rPr>
        <w:t>The Routledge Companion to Digital Ethnography</w:t>
      </w:r>
      <w:r w:rsidRPr="00E93DF3">
        <w:rPr>
          <w:rFonts w:ascii="Times New Roman" w:hAnsi="Times New Roman" w:cs="Times New Roman"/>
        </w:rPr>
        <w:t>, edited by Larissa Hjorth, Heather Horst, Anne Galloway, and Genevieve Bell, 169–186. New York: Routledge, 2021.</w:t>
      </w:r>
    </w:p>
    <w:p w14:paraId="50F6917A"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boyd, danah. “Social Network Sites as Networked Publics: Affordances, Dynamics, and Implications.” In </w:t>
      </w:r>
      <w:r w:rsidRPr="00E93DF3">
        <w:rPr>
          <w:rFonts w:ascii="Times New Roman" w:hAnsi="Times New Roman" w:cs="Times New Roman"/>
          <w:i/>
          <w:iCs/>
        </w:rPr>
        <w:t>A Networked Self: Identity, Community, and Culture on Social Network Sites</w:t>
      </w:r>
      <w:r w:rsidRPr="00E93DF3">
        <w:rPr>
          <w:rFonts w:ascii="Times New Roman" w:hAnsi="Times New Roman" w:cs="Times New Roman"/>
        </w:rPr>
        <w:t>, edited by Zizi Papacharissi, 39–58. New York: Routledge, 2011.</w:t>
      </w:r>
    </w:p>
    <w:p w14:paraId="1E37C75F"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boyd, danah. “Context Collapse.” In </w:t>
      </w:r>
      <w:r w:rsidRPr="00E93DF3">
        <w:rPr>
          <w:rFonts w:ascii="Times New Roman" w:hAnsi="Times New Roman" w:cs="Times New Roman"/>
          <w:i/>
          <w:iCs/>
        </w:rPr>
        <w:t>The Social Media Handbook</w:t>
      </w:r>
      <w:r w:rsidRPr="00E93DF3">
        <w:rPr>
          <w:rFonts w:ascii="Times New Roman" w:hAnsi="Times New Roman" w:cs="Times New Roman"/>
        </w:rPr>
        <w:t>, edited by Jeremy Hunsinger and Theresa Senft, 55–58. New York: Routledge, 2014.</w:t>
      </w:r>
    </w:p>
    <w:p w14:paraId="5CE83704"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Bruckman, Amy. “Studying the Amateur Artist: A Perspective on Disguising Data Collected in Human Subjects Research on the Internet.” </w:t>
      </w:r>
      <w:r w:rsidRPr="00E93DF3">
        <w:rPr>
          <w:rFonts w:ascii="Times New Roman" w:hAnsi="Times New Roman" w:cs="Times New Roman"/>
          <w:i/>
          <w:iCs/>
        </w:rPr>
        <w:t>Ethics and Information Technology</w:t>
      </w:r>
      <w:r w:rsidRPr="00E93DF3">
        <w:rPr>
          <w:rFonts w:ascii="Times New Roman" w:hAnsi="Times New Roman" w:cs="Times New Roman"/>
        </w:rPr>
        <w:t> 4, no. 3 (2002): 217–231.</w:t>
      </w:r>
    </w:p>
    <w:p w14:paraId="5393746F"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Clifford, James. “On Ethnographic Authority.” </w:t>
      </w:r>
      <w:r w:rsidRPr="00E93DF3">
        <w:rPr>
          <w:rFonts w:ascii="Times New Roman" w:hAnsi="Times New Roman" w:cs="Times New Roman"/>
          <w:i/>
          <w:iCs/>
        </w:rPr>
        <w:t>Representations</w:t>
      </w:r>
      <w:r w:rsidRPr="00E93DF3">
        <w:rPr>
          <w:rFonts w:ascii="Times New Roman" w:hAnsi="Times New Roman" w:cs="Times New Roman"/>
        </w:rPr>
        <w:t> 2 (1983): 118–146.</w:t>
      </w:r>
    </w:p>
    <w:p w14:paraId="5AE6BA50"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de Certeau, Michel. </w:t>
      </w:r>
      <w:r w:rsidRPr="00E93DF3">
        <w:rPr>
          <w:rFonts w:ascii="Times New Roman" w:hAnsi="Times New Roman" w:cs="Times New Roman"/>
          <w:i/>
          <w:iCs/>
        </w:rPr>
        <w:t>The Practice of Everyday Life</w:t>
      </w:r>
      <w:r w:rsidRPr="00E93DF3">
        <w:rPr>
          <w:rFonts w:ascii="Times New Roman" w:hAnsi="Times New Roman" w:cs="Times New Roman"/>
        </w:rPr>
        <w:t>. Translated by Steven Rendall. Berkeley: University of California Press, 1984.</w:t>
      </w:r>
    </w:p>
    <w:p w14:paraId="60866FCB"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Fiesler, Casey, Jialun “Aaron” Jiang, Joshua McCann, Kyle Frye, and Jed R. Brubaker. “Reddit Rules! Characterizing an Ecosystem of Governance.” In </w:t>
      </w:r>
      <w:r w:rsidRPr="00E93DF3">
        <w:rPr>
          <w:rFonts w:ascii="Times New Roman" w:hAnsi="Times New Roman" w:cs="Times New Roman"/>
          <w:i/>
          <w:iCs/>
        </w:rPr>
        <w:t>Proceedings of the Twelfth International AAAI Conference on Web and Social Media</w:t>
      </w:r>
      <w:r w:rsidRPr="00E93DF3">
        <w:rPr>
          <w:rFonts w:ascii="Times New Roman" w:hAnsi="Times New Roman" w:cs="Times New Roman"/>
        </w:rPr>
        <w:t>, 72–81. Palo Alto: AAAI Press, 2018.</w:t>
      </w:r>
    </w:p>
    <w:p w14:paraId="207BABB2"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Garfinkel, Harold. </w:t>
      </w:r>
      <w:r w:rsidRPr="00E93DF3">
        <w:rPr>
          <w:rFonts w:ascii="Times New Roman" w:hAnsi="Times New Roman" w:cs="Times New Roman"/>
          <w:i/>
          <w:iCs/>
        </w:rPr>
        <w:t>Studies in Ethnomethodology</w:t>
      </w:r>
      <w:r w:rsidRPr="00E93DF3">
        <w:rPr>
          <w:rFonts w:ascii="Times New Roman" w:hAnsi="Times New Roman" w:cs="Times New Roman"/>
        </w:rPr>
        <w:t>. Englewood Cliffs: Prentice‑Hall, 1967.</w:t>
      </w:r>
    </w:p>
    <w:p w14:paraId="43768330"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Gilmore, Ruth Wilson. </w:t>
      </w:r>
      <w:r w:rsidRPr="00E93DF3">
        <w:rPr>
          <w:rFonts w:ascii="Times New Roman" w:hAnsi="Times New Roman" w:cs="Times New Roman"/>
          <w:i/>
          <w:iCs/>
        </w:rPr>
        <w:t>Golden Gulag: Prisons, Surplus, Crisis, and Opposition in Globalizing California</w:t>
      </w:r>
      <w:r w:rsidRPr="00E93DF3">
        <w:rPr>
          <w:rFonts w:ascii="Times New Roman" w:hAnsi="Times New Roman" w:cs="Times New Roman"/>
        </w:rPr>
        <w:t>. Berkeley: University of California Press, 2007.</w:t>
      </w:r>
    </w:p>
    <w:p w14:paraId="349392C4"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Harney, Stefano, and Fred Moten. </w:t>
      </w:r>
      <w:r w:rsidRPr="00E93DF3">
        <w:rPr>
          <w:rFonts w:ascii="Times New Roman" w:hAnsi="Times New Roman" w:cs="Times New Roman"/>
          <w:i/>
          <w:iCs/>
        </w:rPr>
        <w:t>The Undercommons: Fugitive Planning and Black Study</w:t>
      </w:r>
      <w:r w:rsidRPr="00E93DF3">
        <w:rPr>
          <w:rFonts w:ascii="Times New Roman" w:hAnsi="Times New Roman" w:cs="Times New Roman"/>
        </w:rPr>
        <w:t>. Brooklyn: Minor Compositions, 2013.</w:t>
      </w:r>
    </w:p>
    <w:p w14:paraId="1C724A3D"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Hine, Christine. </w:t>
      </w:r>
      <w:r w:rsidRPr="00E93DF3">
        <w:rPr>
          <w:rFonts w:ascii="Times New Roman" w:hAnsi="Times New Roman" w:cs="Times New Roman"/>
          <w:i/>
          <w:iCs/>
        </w:rPr>
        <w:t>Ethnography for the Internet: Embedded, Embodied and Everyday</w:t>
      </w:r>
      <w:r w:rsidRPr="00E93DF3">
        <w:rPr>
          <w:rFonts w:ascii="Times New Roman" w:hAnsi="Times New Roman" w:cs="Times New Roman"/>
        </w:rPr>
        <w:t>. London: Bloomsbury Academic, 2015.</w:t>
      </w:r>
    </w:p>
    <w:p w14:paraId="6796C240"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Jackson, Steven J. “Rethinking Repair.” In </w:t>
      </w:r>
      <w:r w:rsidRPr="00E93DF3">
        <w:rPr>
          <w:rFonts w:ascii="Times New Roman" w:hAnsi="Times New Roman" w:cs="Times New Roman"/>
          <w:i/>
          <w:iCs/>
        </w:rPr>
        <w:t>Media Technologies: Essays on Communication, Materiality, and Society</w:t>
      </w:r>
      <w:r w:rsidRPr="00E93DF3">
        <w:rPr>
          <w:rFonts w:ascii="Times New Roman" w:hAnsi="Times New Roman" w:cs="Times New Roman"/>
        </w:rPr>
        <w:t>, edited by Tarleton Gillespie, Pablo J. Boczkowski, and Kirsten A. Foot, 221–240. Cambridge: MIT Press, 2014.</w:t>
      </w:r>
    </w:p>
    <w:p w14:paraId="1DA70504"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Jones, Heidi E., Meredith Manze, Victoria Ngo, Patricia Lamberson, and Nicholas Freudenberg. “The Impact of the COVID‑19 Pandemic on College Students’ Health and Financial Stability in </w:t>
      </w:r>
      <w:r w:rsidRPr="00E93DF3">
        <w:rPr>
          <w:rFonts w:ascii="Times New Roman" w:hAnsi="Times New Roman" w:cs="Times New Roman"/>
        </w:rPr>
        <w:lastRenderedPageBreak/>
        <w:t xml:space="preserve">New York City: Findings from a Population‑Based Sample of City University of New York (CUNY) Students.” </w:t>
      </w:r>
      <w:r w:rsidRPr="00E93DF3">
        <w:rPr>
          <w:rFonts w:ascii="Times New Roman" w:hAnsi="Times New Roman" w:cs="Times New Roman"/>
          <w:i/>
          <w:iCs/>
        </w:rPr>
        <w:t>Journal of Urban Health</w:t>
      </w:r>
      <w:r w:rsidRPr="00E93DF3">
        <w:rPr>
          <w:rFonts w:ascii="Times New Roman" w:hAnsi="Times New Roman" w:cs="Times New Roman"/>
        </w:rPr>
        <w:t> 98, no. 2 (2021): 187–196.</w:t>
      </w:r>
    </w:p>
    <w:p w14:paraId="2B783648"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Madianou, Mirca, and Daniel Miller. </w:t>
      </w:r>
      <w:r w:rsidRPr="00E93DF3">
        <w:rPr>
          <w:rFonts w:ascii="Times New Roman" w:hAnsi="Times New Roman" w:cs="Times New Roman"/>
          <w:i/>
          <w:iCs/>
        </w:rPr>
        <w:t>Migration, New Media and Transnational Families</w:t>
      </w:r>
      <w:r w:rsidRPr="00E93DF3">
        <w:rPr>
          <w:rFonts w:ascii="Times New Roman" w:hAnsi="Times New Roman" w:cs="Times New Roman"/>
        </w:rPr>
        <w:t>. New York: Routledge, 2012.</w:t>
      </w:r>
    </w:p>
    <w:p w14:paraId="3DC73B1A"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McAuliffe, Corey, Allie Slemon, Trevor Goodyear, Liza McGuinness, Elizabeth Shaffer, and Emily K. Jenkins. “Connectedness in the Time of COVID‑19: Reddit as a Source of Support for Coping with Suicidal Thinking.” </w:t>
      </w:r>
      <w:r w:rsidRPr="00E93DF3">
        <w:rPr>
          <w:rFonts w:ascii="Times New Roman" w:hAnsi="Times New Roman" w:cs="Times New Roman"/>
          <w:i/>
          <w:iCs/>
        </w:rPr>
        <w:t>SSM – Qualitative Research in Health</w:t>
      </w:r>
      <w:r w:rsidRPr="00E93DF3">
        <w:rPr>
          <w:rFonts w:ascii="Times New Roman" w:hAnsi="Times New Roman" w:cs="Times New Roman"/>
        </w:rPr>
        <w:t> 2 (2022): 100062.</w:t>
      </w:r>
    </w:p>
    <w:p w14:paraId="1F333135"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Nissenbaum, Helen. “Privacy as Contextual Integrity.” </w:t>
      </w:r>
      <w:r w:rsidRPr="00E93DF3">
        <w:rPr>
          <w:rFonts w:ascii="Times New Roman" w:hAnsi="Times New Roman" w:cs="Times New Roman"/>
          <w:i/>
          <w:iCs/>
        </w:rPr>
        <w:t>Washington Law Review</w:t>
      </w:r>
      <w:r w:rsidRPr="00E93DF3">
        <w:rPr>
          <w:rFonts w:ascii="Times New Roman" w:hAnsi="Times New Roman" w:cs="Times New Roman"/>
        </w:rPr>
        <w:t> 79 (2004): 119–158.</w:t>
      </w:r>
    </w:p>
    <w:p w14:paraId="09F39327"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Nissenbaum, Helen. </w:t>
      </w:r>
      <w:r w:rsidRPr="00E93DF3">
        <w:rPr>
          <w:rFonts w:ascii="Times New Roman" w:hAnsi="Times New Roman" w:cs="Times New Roman"/>
          <w:i/>
          <w:iCs/>
        </w:rPr>
        <w:t>Privacy in Context: Technology, Policy, and the Integrity of Social Life</w:t>
      </w:r>
      <w:r w:rsidRPr="00E93DF3">
        <w:rPr>
          <w:rFonts w:ascii="Times New Roman" w:hAnsi="Times New Roman" w:cs="Times New Roman"/>
        </w:rPr>
        <w:t>. Stanford: Stanford University Press, 2010.</w:t>
      </w:r>
    </w:p>
    <w:p w14:paraId="6060EAED"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Pink, Sarah, Heather Horst, John Postill, Larissa Hjorth, Tania Lewis, and Jo Tacchi. </w:t>
      </w:r>
      <w:r w:rsidRPr="00E93DF3">
        <w:rPr>
          <w:rFonts w:ascii="Times New Roman" w:hAnsi="Times New Roman" w:cs="Times New Roman"/>
          <w:i/>
          <w:iCs/>
        </w:rPr>
        <w:t>Digital Ethnography: Principles and Practice</w:t>
      </w:r>
      <w:r w:rsidRPr="00E93DF3">
        <w:rPr>
          <w:rFonts w:ascii="Times New Roman" w:hAnsi="Times New Roman" w:cs="Times New Roman"/>
        </w:rPr>
        <w:t>. Los Angeles: SAGE, 2016.</w:t>
      </w:r>
    </w:p>
    <w:p w14:paraId="012162F0"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Professional Staff Congress. </w:t>
      </w:r>
      <w:r w:rsidRPr="00E93DF3">
        <w:rPr>
          <w:rFonts w:ascii="Times New Roman" w:hAnsi="Times New Roman" w:cs="Times New Roman"/>
          <w:i/>
          <w:iCs/>
        </w:rPr>
        <w:t>The Facts about CUNY Adjuncts: Why an Increase in Adjunct Pay to $7000 per Course Is Essential for Student Success</w:t>
      </w:r>
      <w:r w:rsidRPr="00E93DF3">
        <w:rPr>
          <w:rFonts w:ascii="Times New Roman" w:hAnsi="Times New Roman" w:cs="Times New Roman"/>
        </w:rPr>
        <w:t>. Fact sheet. New York: PSC, 2018.</w:t>
      </w:r>
    </w:p>
    <w:p w14:paraId="78DD46AF"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Professional Staff Congress. “Teaching the COVID Pandemic.” </w:t>
      </w:r>
      <w:r w:rsidRPr="00E93DF3">
        <w:rPr>
          <w:rFonts w:ascii="Times New Roman" w:hAnsi="Times New Roman" w:cs="Times New Roman"/>
          <w:i/>
          <w:iCs/>
        </w:rPr>
        <w:t>Clarion</w:t>
      </w:r>
      <w:r w:rsidRPr="00E93DF3">
        <w:rPr>
          <w:rFonts w:ascii="Times New Roman" w:hAnsi="Times New Roman" w:cs="Times New Roman"/>
        </w:rPr>
        <w:t>, June 8, 2021.</w:t>
      </w:r>
    </w:p>
    <w:p w14:paraId="5BED9BF0"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Proferes, Nicholas. “Information Flow Solipsism in an Exploratory Study of Beliefs about Twitter.” </w:t>
      </w:r>
      <w:r w:rsidRPr="00E93DF3">
        <w:rPr>
          <w:rFonts w:ascii="Times New Roman" w:hAnsi="Times New Roman" w:cs="Times New Roman"/>
          <w:i/>
          <w:iCs/>
        </w:rPr>
        <w:t>Social Media + Society</w:t>
      </w:r>
      <w:r w:rsidRPr="00E93DF3">
        <w:rPr>
          <w:rFonts w:ascii="Times New Roman" w:hAnsi="Times New Roman" w:cs="Times New Roman"/>
        </w:rPr>
        <w:t> 3, no. 1 (2017).</w:t>
      </w:r>
    </w:p>
    <w:p w14:paraId="45842EDD"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Proferes, Nicholas, Naiyan Jones, Eric Gilbert, Casey Fiesler, and Michael Zimmer. “Studying Reddit: A Systematic Overview of Disciplines, Approaches, Methods, and Ethics.” </w:t>
      </w:r>
      <w:r w:rsidRPr="00E93DF3">
        <w:rPr>
          <w:rFonts w:ascii="Times New Roman" w:hAnsi="Times New Roman" w:cs="Times New Roman"/>
          <w:i/>
          <w:iCs/>
        </w:rPr>
        <w:t>Social Media + Society</w:t>
      </w:r>
      <w:r w:rsidRPr="00E93DF3">
        <w:rPr>
          <w:rFonts w:ascii="Times New Roman" w:hAnsi="Times New Roman" w:cs="Times New Roman"/>
        </w:rPr>
        <w:t> 7, no. 2 (2021): 1–14.</w:t>
      </w:r>
    </w:p>
    <w:p w14:paraId="7B06A49B" w14:textId="77777777" w:rsidR="00712309" w:rsidRPr="00E93DF3" w:rsidRDefault="00000000">
      <w:pPr>
        <w:pStyle w:val="BodyText"/>
        <w:rPr>
          <w:rFonts w:ascii="Times New Roman" w:hAnsi="Times New Roman" w:cs="Times New Roman"/>
        </w:rPr>
      </w:pPr>
      <w:r w:rsidRPr="00E93DF3">
        <w:rPr>
          <w:rFonts w:ascii="Times New Roman" w:hAnsi="Times New Roman" w:cs="Times New Roman"/>
        </w:rPr>
        <w:t xml:space="preserve">Reagle, Joseph. “Disguising Reddit Sources and the Efficacy of Ethical Research.” </w:t>
      </w:r>
      <w:r w:rsidRPr="00E93DF3">
        <w:rPr>
          <w:rFonts w:ascii="Times New Roman" w:hAnsi="Times New Roman" w:cs="Times New Roman"/>
          <w:i/>
          <w:iCs/>
        </w:rPr>
        <w:t>Internet Research</w:t>
      </w:r>
      <w:r w:rsidRPr="00E93DF3">
        <w:rPr>
          <w:rFonts w:ascii="Times New Roman" w:hAnsi="Times New Roman" w:cs="Times New Roman"/>
        </w:rPr>
        <w:t> 32, no. 6 (2022): 1725–1743.</w:t>
      </w:r>
    </w:p>
    <w:bookmarkEnd w:id="1"/>
    <w:bookmarkEnd w:id="2"/>
    <w:bookmarkEnd w:id="121"/>
    <w:p w14:paraId="48E5C3B9" w14:textId="77777777" w:rsidR="00712309" w:rsidRPr="00E93DF3" w:rsidRDefault="00801140">
      <w:pPr>
        <w:rPr>
          <w:rFonts w:ascii="Times New Roman" w:hAnsi="Times New Roman" w:cs="Times New Roman"/>
        </w:rPr>
      </w:pPr>
      <w:r w:rsidRPr="00801140">
        <w:rPr>
          <w:rFonts w:ascii="Times New Roman" w:hAnsi="Times New Roman" w:cs="Times New Roman"/>
          <w:noProof/>
        </w:rPr>
        <w:pict w14:anchorId="7AB71B15">
          <v:rect id="_x0000_i1025" alt="" style="width:468pt;height:.05pt;mso-width-percent:0;mso-height-percent:0;mso-width-percent:0;mso-height-percent:0" o:hralign="center" o:hrstd="t" o:hr="t"/>
        </w:pict>
      </w:r>
    </w:p>
    <w:bookmarkStart w:id="122" w:name="citations"/>
    <w:p w14:paraId="31925BF6" w14:textId="77777777" w:rsidR="00712309" w:rsidRPr="00E93DF3" w:rsidRDefault="00000000">
      <w:pPr>
        <w:pStyle w:val="FirstParagraph"/>
        <w:rPr>
          <w:rFonts w:ascii="Times New Roman" w:hAnsi="Times New Roman" w:cs="Times New Roman"/>
        </w:rPr>
      </w:pPr>
      <w:r w:rsidRPr="00E93DF3">
        <w:rPr>
          <w:rFonts w:ascii="Times New Roman" w:hAnsi="Times New Roman" w:cs="Times New Roman"/>
        </w:rPr>
        <w:fldChar w:fldCharType="begin"/>
      </w:r>
      <w:r w:rsidRPr="00E93DF3">
        <w:rPr>
          <w:rFonts w:ascii="Times New Roman" w:hAnsi="Times New Roman" w:cs="Times New Roman"/>
        </w:rPr>
        <w:instrText>HYPERLINK "https://2022.psc-cuny.org/sites/default/files/PSC_FactSheet_7K_Update.pdf" \l ":~:text=The%20starting%20pay%20for%20CUNY,faculty%20should%20not%20be%20tolerated" \h</w:instrText>
      </w:r>
      <w:r w:rsidRPr="00E93DF3">
        <w:rPr>
          <w:rFonts w:ascii="Times New Roman" w:hAnsi="Times New Roman" w:cs="Times New Roman"/>
        </w:rPr>
      </w:r>
      <w:r w:rsidRPr="00E93DF3">
        <w:rPr>
          <w:rFonts w:ascii="Times New Roman" w:hAnsi="Times New Roman" w:cs="Times New Roman"/>
        </w:rPr>
        <w:fldChar w:fldCharType="separate"/>
      </w:r>
      <w:r w:rsidRPr="00E93DF3">
        <w:rPr>
          <w:rStyle w:val="Hyperlink"/>
          <w:rFonts w:ascii="Times New Roman" w:hAnsi="Times New Roman" w:cs="Times New Roman"/>
        </w:rPr>
        <w:t>[1]</w:t>
      </w:r>
      <w:r w:rsidRPr="00E93DF3">
        <w:rPr>
          <w:rFonts w:ascii="Times New Roman" w:hAnsi="Times New Roman" w:cs="Times New Roman"/>
        </w:rPr>
        <w:fldChar w:fldCharType="end"/>
      </w:r>
      <w:r w:rsidRPr="00E93DF3">
        <w:rPr>
          <w:rFonts w:ascii="Times New Roman" w:hAnsi="Times New Roman" w:cs="Times New Roman"/>
        </w:rPr>
        <w:t xml:space="preserve"> </w:t>
      </w:r>
      <w:hyperlink r:id="rId11" w:anchor=":~:text=Public%20investment%20in%20CUNY%20has,by%2018%20percent%20since%202008">
        <w:r w:rsidRPr="00E93DF3">
          <w:rPr>
            <w:rStyle w:val="Hyperlink"/>
            <w:rFonts w:ascii="Times New Roman" w:hAnsi="Times New Roman" w:cs="Times New Roman"/>
          </w:rPr>
          <w:t>[2]</w:t>
        </w:r>
      </w:hyperlink>
      <w:r w:rsidRPr="00E93DF3">
        <w:rPr>
          <w:rFonts w:ascii="Times New Roman" w:hAnsi="Times New Roman" w:cs="Times New Roman"/>
        </w:rPr>
        <w:t xml:space="preserve"> </w:t>
      </w:r>
      <w:hyperlink r:id="rId12" w:anchor=":~:text=ADJUNCT%20FACULTY%20do%20the%20majority,faculty%20cannot%20provide%20the%20support">
        <w:r w:rsidRPr="00E93DF3">
          <w:rPr>
            <w:rStyle w:val="Hyperlink"/>
            <w:rFonts w:ascii="Times New Roman" w:hAnsi="Times New Roman" w:cs="Times New Roman"/>
          </w:rPr>
          <w:t>[4]</w:t>
        </w:r>
      </w:hyperlink>
      <w:r w:rsidRPr="00E93DF3">
        <w:rPr>
          <w:rFonts w:ascii="Times New Roman" w:hAnsi="Times New Roman" w:cs="Times New Roman"/>
        </w:rPr>
        <w:t xml:space="preserve"> 2022.psc-cuny.org</w:t>
      </w:r>
    </w:p>
    <w:p w14:paraId="56DEB858" w14:textId="77777777" w:rsidR="00712309" w:rsidRPr="00E93DF3" w:rsidRDefault="00000000">
      <w:pPr>
        <w:pStyle w:val="BodyText"/>
        <w:rPr>
          <w:rFonts w:ascii="Times New Roman" w:hAnsi="Times New Roman" w:cs="Times New Roman"/>
        </w:rPr>
      </w:pPr>
      <w:hyperlink r:id="rId13">
        <w:r w:rsidRPr="00E93DF3">
          <w:rPr>
            <w:rStyle w:val="Hyperlink"/>
            <w:rFonts w:ascii="Times New Roman" w:hAnsi="Times New Roman" w:cs="Times New Roman"/>
          </w:rPr>
          <w:t>https://2022.psc-cuny.org/sites/default/files/PSC_FactSheet_7K_Update.pdf</w:t>
        </w:r>
      </w:hyperlink>
    </w:p>
    <w:p w14:paraId="3952E8DA" w14:textId="77777777" w:rsidR="00712309" w:rsidRPr="00E93DF3" w:rsidRDefault="00000000">
      <w:pPr>
        <w:pStyle w:val="BodyText"/>
        <w:rPr>
          <w:rFonts w:ascii="Times New Roman" w:hAnsi="Times New Roman" w:cs="Times New Roman"/>
        </w:rPr>
      </w:pPr>
      <w:hyperlink r:id="rId14" w:anchor=":~:text=According%20to%20the%20Office%20of,incomes%20of%20less%20than%20%2430%2C000">
        <w:r w:rsidRPr="00E93DF3">
          <w:rPr>
            <w:rStyle w:val="Hyperlink"/>
            <w:rFonts w:ascii="Times New Roman" w:hAnsi="Times New Roman" w:cs="Times New Roman"/>
          </w:rPr>
          <w:t>[3]</w:t>
        </w:r>
      </w:hyperlink>
      <w:r w:rsidRPr="00E93DF3">
        <w:rPr>
          <w:rFonts w:ascii="Times New Roman" w:hAnsi="Times New Roman" w:cs="Times New Roman"/>
        </w:rPr>
        <w:t xml:space="preserve"> Teaching the COVID pandemic - PSC CUNY</w:t>
      </w:r>
    </w:p>
    <w:p w14:paraId="3CBBC7B7" w14:textId="77777777" w:rsidR="00712309" w:rsidRPr="00E93DF3" w:rsidRDefault="00000000">
      <w:pPr>
        <w:pStyle w:val="BodyText"/>
        <w:rPr>
          <w:rFonts w:ascii="Times New Roman" w:hAnsi="Times New Roman" w:cs="Times New Roman"/>
        </w:rPr>
      </w:pPr>
      <w:hyperlink r:id="rId15">
        <w:r w:rsidRPr="00E93DF3">
          <w:rPr>
            <w:rStyle w:val="Hyperlink"/>
            <w:rFonts w:ascii="Times New Roman" w:hAnsi="Times New Roman" w:cs="Times New Roman"/>
          </w:rPr>
          <w:t>https://psc-cuny.org/clarion/2021/june/teaching-covid-pandemic/</w:t>
        </w:r>
      </w:hyperlink>
    </w:p>
    <w:p w14:paraId="0AE98D21" w14:textId="77777777" w:rsidR="00712309" w:rsidRPr="00E93DF3" w:rsidRDefault="00000000">
      <w:pPr>
        <w:pStyle w:val="BodyText"/>
        <w:rPr>
          <w:rFonts w:ascii="Times New Roman" w:hAnsi="Times New Roman" w:cs="Times New Roman"/>
        </w:rPr>
      </w:pPr>
      <w:hyperlink r:id="rId16" w:anchor=":~:text=A%20recent%20survey%20of%20the,mental%20health%20and%20financial%20security">
        <w:r w:rsidRPr="00E93DF3">
          <w:rPr>
            <w:rStyle w:val="Hyperlink"/>
            <w:rFonts w:ascii="Times New Roman" w:hAnsi="Times New Roman" w:cs="Times New Roman"/>
          </w:rPr>
          <w:t>[5]</w:t>
        </w:r>
      </w:hyperlink>
      <w:r w:rsidRPr="00E93DF3">
        <w:rPr>
          <w:rFonts w:ascii="Times New Roman" w:hAnsi="Times New Roman" w:cs="Times New Roman"/>
        </w:rPr>
        <w:t xml:space="preserve"> Report: The Impact of the Covid-19 Pandemic on CUNY Students - CUNY Graduate School of Public Health &amp; Health Policy</w:t>
      </w:r>
    </w:p>
    <w:p w14:paraId="3CD7CFB4" w14:textId="77777777" w:rsidR="00712309" w:rsidRPr="00E93DF3" w:rsidRDefault="00000000">
      <w:pPr>
        <w:pStyle w:val="BodyText"/>
        <w:rPr>
          <w:rFonts w:ascii="Times New Roman" w:hAnsi="Times New Roman" w:cs="Times New Roman"/>
        </w:rPr>
      </w:pPr>
      <w:hyperlink r:id="rId17">
        <w:r w:rsidRPr="00E93DF3">
          <w:rPr>
            <w:rStyle w:val="Hyperlink"/>
            <w:rFonts w:ascii="Times New Roman" w:hAnsi="Times New Roman" w:cs="Times New Roman"/>
          </w:rPr>
          <w:t>https://sph.cuny.edu/life-at-sph/news/2021/03/03/report-impact-covid-cuny/</w:t>
        </w:r>
      </w:hyperlink>
    </w:p>
    <w:p w14:paraId="3E480661" w14:textId="77777777" w:rsidR="00712309" w:rsidRPr="00E93DF3" w:rsidRDefault="00000000">
      <w:pPr>
        <w:pStyle w:val="BodyText"/>
        <w:rPr>
          <w:rFonts w:ascii="Times New Roman" w:hAnsi="Times New Roman" w:cs="Times New Roman"/>
        </w:rPr>
      </w:pPr>
      <w:hyperlink r:id="rId18">
        <w:r w:rsidRPr="00E93DF3">
          <w:rPr>
            <w:rStyle w:val="Hyperlink"/>
            <w:rFonts w:ascii="Times New Roman" w:hAnsi="Times New Roman" w:cs="Times New Roman"/>
          </w:rPr>
          <w:t>[6]</w:t>
        </w:r>
      </w:hyperlink>
      <w:r w:rsidRPr="00E93DF3">
        <w:rPr>
          <w:rFonts w:ascii="Times New Roman" w:hAnsi="Times New Roman" w:cs="Times New Roman"/>
        </w:rPr>
        <w:t xml:space="preserve"> Connectedness in the time of COVID-19: Reddit as a source of support for coping with suicidal thinking - ScienceDirect</w:t>
      </w:r>
    </w:p>
    <w:p w14:paraId="6C2996D8" w14:textId="77777777" w:rsidR="00712309" w:rsidRPr="00E93DF3" w:rsidRDefault="00000000">
      <w:pPr>
        <w:pStyle w:val="BodyText"/>
        <w:rPr>
          <w:rFonts w:ascii="Times New Roman" w:hAnsi="Times New Roman" w:cs="Times New Roman"/>
        </w:rPr>
      </w:pPr>
      <w:hyperlink r:id="rId19">
        <w:r w:rsidRPr="00E93DF3">
          <w:rPr>
            <w:rStyle w:val="Hyperlink"/>
            <w:rFonts w:ascii="Times New Roman" w:hAnsi="Times New Roman" w:cs="Times New Roman"/>
          </w:rPr>
          <w:t>https://www.sciencedirect.com/science/article/pii/S2667321522000245</w:t>
        </w:r>
      </w:hyperlink>
    </w:p>
    <w:bookmarkEnd w:id="122"/>
    <w:p w14:paraId="4BD10C61" w14:textId="77777777" w:rsidR="00E93DF3" w:rsidRPr="00E93DF3" w:rsidRDefault="00E93DF3">
      <w:pPr>
        <w:pStyle w:val="BodyText"/>
        <w:rPr>
          <w:rFonts w:ascii="Times New Roman" w:hAnsi="Times New Roman" w:cs="Times New Roman"/>
        </w:rPr>
      </w:pPr>
    </w:p>
    <w:sectPr w:rsidR="00E93DF3" w:rsidRPr="00E93DF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5266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A50BC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37400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370224869">
    <w:abstractNumId w:val="0"/>
  </w:num>
  <w:num w:numId="2" w16cid:durableId="1413239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538055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Muhlbauer">
    <w15:presenceInfo w15:providerId="AD" w15:userId="S::ZACHARY.MUHLBAUER72@login.cuny.edu::3e0178e0-0d3d-44b3-8e72-d20b2c6447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309"/>
    <w:rsid w:val="001D6422"/>
    <w:rsid w:val="0020424A"/>
    <w:rsid w:val="0036289A"/>
    <w:rsid w:val="005C1163"/>
    <w:rsid w:val="0060170B"/>
    <w:rsid w:val="006D73DD"/>
    <w:rsid w:val="006F1E04"/>
    <w:rsid w:val="007108F5"/>
    <w:rsid w:val="00712309"/>
    <w:rsid w:val="007E077B"/>
    <w:rsid w:val="00801140"/>
    <w:rsid w:val="0092698C"/>
    <w:rsid w:val="009C636F"/>
    <w:rsid w:val="00AF1EC4"/>
    <w:rsid w:val="00AF715B"/>
    <w:rsid w:val="00BA43D1"/>
    <w:rsid w:val="00C308E9"/>
    <w:rsid w:val="00E73BAA"/>
    <w:rsid w:val="00E93DF3"/>
    <w:rsid w:val="00EE1EF0"/>
    <w:rsid w:val="00F05598"/>
    <w:rsid w:val="00F66BD0"/>
    <w:rsid w:val="00F86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B067E"/>
  <w15:docId w15:val="{2EC12036-44D7-474A-8EBA-02E4CDD41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E93DF3"/>
    <w:pPr>
      <w:spacing w:before="100" w:beforeAutospacing="1" w:after="100" w:afterAutospacing="1"/>
    </w:pPr>
    <w:rPr>
      <w:rFonts w:ascii="Times New Roman" w:eastAsia="Times New Roman" w:hAnsi="Times New Roman" w:cs="Times New Roman"/>
      <w:lang w:val="en-US"/>
    </w:rPr>
  </w:style>
  <w:style w:type="character" w:styleId="Emphasis">
    <w:name w:val="Emphasis"/>
    <w:basedOn w:val="DefaultParagraphFont"/>
    <w:uiPriority w:val="20"/>
    <w:qFormat/>
    <w:rsid w:val="00E93DF3"/>
    <w:rPr>
      <w:i/>
      <w:iCs/>
    </w:rPr>
  </w:style>
  <w:style w:type="paragraph" w:styleId="Revision">
    <w:name w:val="Revision"/>
    <w:hidden/>
    <w:rsid w:val="0060170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2022.psc-cuny.org/sites/default/files/PSC_FactSheet_7K_Update.pdf" TargetMode="External"/><Relationship Id="rId13" Type="http://schemas.openxmlformats.org/officeDocument/2006/relationships/hyperlink" Target="https://2022.psc-cuny.org/sites/default/files/PSC_FactSheet_7K_Update.pdf" TargetMode="External"/><Relationship Id="rId18" Type="http://schemas.openxmlformats.org/officeDocument/2006/relationships/hyperlink" Target="https://www.sciencedirect.com/science/article/pii/S2667321522000245" TargetMode="Externa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hyperlink" Target="https://psc-cuny.org/clarion/2021/june/teaching-covid-pandemic/" TargetMode="External"/><Relationship Id="rId12" Type="http://schemas.openxmlformats.org/officeDocument/2006/relationships/hyperlink" Target="https://2022.psc-cuny.org/sites/default/files/PSC_FactSheet_7K_Update.pdf" TargetMode="External"/><Relationship Id="rId17" Type="http://schemas.openxmlformats.org/officeDocument/2006/relationships/hyperlink" Target="https://sph.cuny.edu/life-at-sph/news/2021/03/03/report-impact-covid-cuny/" TargetMode="External"/><Relationship Id="rId2" Type="http://schemas.openxmlformats.org/officeDocument/2006/relationships/styles" Target="styles.xml"/><Relationship Id="rId16" Type="http://schemas.openxmlformats.org/officeDocument/2006/relationships/hyperlink" Target="https://sph.cuny.edu/life-at-sph/news/2021/03/03/report-impact-covid-cuny/"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2022.psc-cuny.org/sites/default/files/PSC_FactSheet_7K_Update.pdf" TargetMode="External"/><Relationship Id="rId11" Type="http://schemas.openxmlformats.org/officeDocument/2006/relationships/hyperlink" Target="https://2022.psc-cuny.org/sites/default/files/PSC_FactSheet_7K_Update.pdf" TargetMode="External"/><Relationship Id="rId5" Type="http://schemas.openxmlformats.org/officeDocument/2006/relationships/hyperlink" Target="https://2022.psc-cuny.org/sites/default/files/PSC_FactSheet_7K_Update.pdf" TargetMode="External"/><Relationship Id="rId15" Type="http://schemas.openxmlformats.org/officeDocument/2006/relationships/hyperlink" Target="https://psc-cuny.org/clarion/2021/june/teaching-covid-pandemic/" TargetMode="External"/><Relationship Id="rId10" Type="http://schemas.openxmlformats.org/officeDocument/2006/relationships/hyperlink" Target="https://www.sciencedirect.com/science/article/pii/S2667321522000245" TargetMode="External"/><Relationship Id="rId19" Type="http://schemas.openxmlformats.org/officeDocument/2006/relationships/hyperlink" Target="https://www.sciencedirect.com/science/article/pii/S2667321522000245" TargetMode="External"/><Relationship Id="rId4" Type="http://schemas.openxmlformats.org/officeDocument/2006/relationships/webSettings" Target="webSettings.xml"/><Relationship Id="rId9" Type="http://schemas.openxmlformats.org/officeDocument/2006/relationships/hyperlink" Target="https://sph.cuny.edu/life-at-sph/news/2021/03/03/report-impact-covid-cuny/" TargetMode="External"/><Relationship Id="rId14" Type="http://schemas.openxmlformats.org/officeDocument/2006/relationships/hyperlink" Target="https://psc-cuny.org/clarion/2021/june/teaching-covid-pandemic/"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17</Pages>
  <Words>9070</Words>
  <Characters>51702</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Zach Muhlbauer</dc:creator>
  <cp:keywords/>
  <cp:lastModifiedBy>Zach Muhlbauer</cp:lastModifiedBy>
  <cp:revision>12</cp:revision>
  <dcterms:created xsi:type="dcterms:W3CDTF">2026-01-06T03:25:00Z</dcterms:created>
  <dcterms:modified xsi:type="dcterms:W3CDTF">2026-01-06T05:28:00Z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